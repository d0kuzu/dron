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firstLine="0"/>
        <w:jc w:val="left"/>
        <w:rPr>
          <w:rFonts w:ascii="Times" w:cs="Times" w:eastAsia="Times" w:hAnsi="Times"/>
          <w:b w:val="1"/>
          <w:bCs w:val="1"/>
          <w:color w:val="000000"/>
        </w:rPr>
      </w:pPr>
      <w:r w:rsidDel="00000000" w:rsidR="00000000" w:rsidRPr="00000000">
        <w:rPr>
          <w:rFonts w:ascii="Times" w:cs="Times" w:eastAsia="Times" w:hAnsi="Times"/>
          <w:b w:val="1"/>
          <w:bCs w:val="1"/>
          <w:rtl w:val="0"/>
        </w:rPr>
        <w:t xml:space="preserve">     </w:t>
      </w:r>
      <w:r w:rsidDel="00000000" w:rsidR="00000000" w:rsidRPr="00000000">
        <w:rPr>
          <w:rtl w:val="0"/>
        </w:rPr>
      </w:r>
    </w:p>
    <w:p w:rsidR="00000000" w:rsidDel="00000000" w:rsidP="00000000" w:rsidRDefault="00000000" w:rsidRPr="00000000" w14:paraId="00000002">
      <w:pPr>
        <w:spacing w:after="0" w:line="240" w:lineRule="auto"/>
        <w:jc w:val="center"/>
        <w:rPr>
          <w:rFonts w:ascii="Inter" w:cs="Inter" w:eastAsia="Inter" w:hAnsi="Inter"/>
          <w:b w:val="1"/>
          <w:bCs w:val="1"/>
          <w:color w:val="000000"/>
        </w:rPr>
      </w:pPr>
      <w:r w:rsidDel="00000000" w:rsidR="00000000" w:rsidRPr="00000000">
        <w:rPr>
          <w:rFonts w:ascii="Inter" w:cs="Inter" w:eastAsia="Inter" w:hAnsi="Inter"/>
          <w:b w:val="1"/>
          <w:bCs w:val="1"/>
          <w:color w:val="000000"/>
          <w:rtl w:val="0"/>
        </w:rPr>
        <w:t xml:space="preserve">Small Unmanned Aircraft Systems</w:t>
      </w:r>
    </w:p>
    <w:p w:rsidR="00000000" w:rsidDel="00000000" w:rsidP="00000000" w:rsidRDefault="00000000" w:rsidRPr="00000000" w14:paraId="00000003">
      <w:pPr>
        <w:spacing w:after="0" w:line="240" w:lineRule="auto"/>
        <w:jc w:val="center"/>
        <w:rPr>
          <w:rFonts w:ascii="Inter" w:cs="Inter" w:eastAsia="Inter" w:hAnsi="Inter"/>
          <w:b w:val="1"/>
          <w:bCs w:val="1"/>
          <w:color w:val="000000"/>
        </w:rPr>
      </w:pPr>
      <w:r w:rsidDel="00000000" w:rsidR="00000000" w:rsidRPr="00000000">
        <w:rPr>
          <w:rFonts w:ascii="Inter" w:cs="Inter" w:eastAsia="Inter" w:hAnsi="Inter"/>
          <w:b w:val="1"/>
          <w:bCs w:val="1"/>
          <w:rtl w:val="0"/>
        </w:rPr>
        <w:t xml:space="preserve">sUAS Proposal</w:t>
      </w:r>
      <w:r w:rsidDel="00000000" w:rsidR="00000000" w:rsidRPr="00000000">
        <w:rPr>
          <w:rtl w:val="0"/>
        </w:rPr>
      </w:r>
    </w:p>
    <w:p w:rsidR="00000000" w:rsidDel="00000000" w:rsidP="00000000" w:rsidRDefault="00000000" w:rsidRPr="00000000" w14:paraId="00000004">
      <w:pPr>
        <w:spacing w:after="0" w:line="240" w:lineRule="auto"/>
        <w:jc w:val="center"/>
        <w:rPr>
          <w:rFonts w:ascii="Inter" w:cs="Inter" w:eastAsia="Inter" w:hAnsi="Inter"/>
          <w:b w:val="1"/>
          <w:bCs w:val="1"/>
        </w:rPr>
      </w:pPr>
      <w:r w:rsidDel="00000000" w:rsidR="00000000" w:rsidRPr="00000000">
        <w:rPr>
          <w:rtl w:val="0"/>
        </w:rPr>
      </w:r>
    </w:p>
    <w:p w:rsidR="00000000" w:rsidDel="00000000" w:rsidP="00000000" w:rsidRDefault="00000000" w:rsidRPr="00000000" w14:paraId="00000005">
      <w:pPr>
        <w:spacing w:after="0" w:line="240" w:lineRule="auto"/>
        <w:jc w:val="center"/>
        <w:rPr>
          <w:rFonts w:ascii="Inter" w:cs="Inter" w:eastAsia="Inter" w:hAnsi="Inter"/>
          <w:b w:val="1"/>
          <w:bCs w:val="1"/>
        </w:rPr>
      </w:pPr>
      <w:r w:rsidDel="00000000" w:rsidR="00000000" w:rsidRPr="00000000">
        <w:rPr>
          <w:rtl w:val="0"/>
        </w:rPr>
      </w:r>
    </w:p>
    <w:p w:rsidR="00000000" w:rsidDel="00000000" w:rsidP="00000000" w:rsidRDefault="00000000" w:rsidRPr="00000000" w14:paraId="00000006">
      <w:pPr>
        <w:spacing w:after="0" w:line="240" w:lineRule="auto"/>
        <w:jc w:val="center"/>
        <w:rPr>
          <w:rFonts w:ascii="Inter" w:cs="Inter" w:eastAsia="Inter" w:hAnsi="Inter"/>
          <w:b w:val="1"/>
          <w:bCs w:val="1"/>
          <w:color w:val="000000"/>
        </w:rPr>
      </w:pPr>
      <w:r w:rsidDel="00000000" w:rsidR="00000000" w:rsidRPr="00000000">
        <w:rPr>
          <w:rFonts w:ascii="Inter" w:cs="Inter" w:eastAsia="Inter" w:hAnsi="Inter"/>
          <w:b w:val="1"/>
          <w:bCs w:val="1"/>
          <w:rtl w:val="0"/>
        </w:rPr>
        <w:t xml:space="preserve">August 29, 2025</w:t>
      </w:r>
      <w:r w:rsidDel="00000000" w:rsidR="00000000" w:rsidRPr="00000000">
        <w:rPr>
          <w:rtl w:val="0"/>
        </w:rPr>
      </w:r>
    </w:p>
    <w:p w:rsidR="00000000" w:rsidDel="00000000" w:rsidP="00000000" w:rsidRDefault="00000000" w:rsidRPr="00000000" w14:paraId="00000007">
      <w:pPr>
        <w:spacing w:after="0" w:line="240" w:lineRule="auto"/>
        <w:rPr>
          <w:rFonts w:ascii="Inter" w:cs="Inter" w:eastAsia="Inter" w:hAnsi="Inter"/>
          <w:color w:val="000000"/>
        </w:rPr>
      </w:pPr>
      <w:r w:rsidDel="00000000" w:rsidR="00000000" w:rsidRPr="00000000">
        <w:rPr>
          <w:rtl w:val="0"/>
        </w:rPr>
      </w:r>
    </w:p>
    <w:p w:rsidR="00000000" w:rsidDel="00000000" w:rsidP="00000000" w:rsidRDefault="00000000" w:rsidRPr="00000000" w14:paraId="00000008">
      <w:pPr>
        <w:rPr>
          <w:rFonts w:ascii="Inter" w:cs="Inter" w:eastAsia="Inter" w:hAnsi="Inter"/>
        </w:rPr>
      </w:pPr>
      <w:r w:rsidDel="00000000" w:rsidR="00000000" w:rsidRPr="00000000">
        <w:rPr>
          <w:rFonts w:ascii="Inter" w:cs="Inter" w:eastAsia="Inter" w:hAnsi="Inter"/>
          <w:rtl w:val="0"/>
        </w:rPr>
        <w:t xml:space="preserve">ARC has developed the following proposal based upon requirements set forth by the James City County Police Department. This proposal serves as an estimation for a Statement of Work (SOW) discussed. The information provided in this proposal is accurate and does not withhold information relevant to the SOW as described herein.</w:t>
      </w:r>
    </w:p>
    <w:p w:rsidR="00000000" w:rsidDel="00000000" w:rsidP="00000000" w:rsidRDefault="00000000" w:rsidRPr="00000000" w14:paraId="00000009">
      <w:pPr>
        <w:spacing w:after="0" w:line="240" w:lineRule="auto"/>
        <w:jc w:val="center"/>
        <w:rPr>
          <w:rFonts w:ascii="Inter" w:cs="Inter" w:eastAsia="Inter" w:hAnsi="Inter"/>
          <w:b w:val="1"/>
          <w:bCs w:val="1"/>
          <w:color w:val="000000"/>
        </w:rPr>
      </w:pPr>
      <w:r w:rsidDel="00000000" w:rsidR="00000000" w:rsidRPr="00000000">
        <w:rPr>
          <w:rtl w:val="0"/>
        </w:rPr>
      </w:r>
    </w:p>
    <w:p w:rsidR="00000000" w:rsidDel="00000000" w:rsidP="00000000" w:rsidRDefault="00000000" w:rsidRPr="00000000" w14:paraId="0000000A">
      <w:pPr>
        <w:spacing w:after="0" w:line="240" w:lineRule="auto"/>
        <w:jc w:val="center"/>
        <w:rPr>
          <w:rFonts w:ascii="Inter" w:cs="Inter" w:eastAsia="Inter" w:hAnsi="Inter"/>
          <w:b w:val="1"/>
          <w:bCs w:val="1"/>
          <w:color w:val="000000"/>
        </w:rPr>
      </w:pPr>
      <w:r w:rsidDel="00000000" w:rsidR="00000000" w:rsidRPr="00000000">
        <w:rPr>
          <w:rtl w:val="0"/>
        </w:rPr>
      </w:r>
    </w:p>
    <w:p w:rsidR="00000000" w:rsidDel="00000000" w:rsidP="00000000" w:rsidRDefault="00000000" w:rsidRPr="00000000" w14:paraId="0000000B">
      <w:pPr>
        <w:spacing w:after="0" w:line="240" w:lineRule="auto"/>
        <w:jc w:val="center"/>
        <w:rPr>
          <w:rFonts w:ascii="Inter" w:cs="Inter" w:eastAsia="Inter" w:hAnsi="Inter"/>
          <w:b w:val="1"/>
          <w:bCs w:val="1"/>
          <w:color w:val="000000"/>
        </w:rPr>
      </w:pPr>
      <w:r w:rsidDel="00000000" w:rsidR="00000000" w:rsidRPr="00000000">
        <w:rPr>
          <w:rFonts w:ascii="Inter" w:cs="Inter" w:eastAsia="Inter" w:hAnsi="Inter"/>
          <w:b w:val="1"/>
          <w:bCs w:val="1"/>
          <w:color w:val="000000"/>
          <w:rtl w:val="0"/>
        </w:rPr>
        <w:t xml:space="preserve">USE AND DISCLOSURE OF DATA</w:t>
      </w:r>
    </w:p>
    <w:p w:rsidR="00000000" w:rsidDel="00000000" w:rsidP="00000000" w:rsidRDefault="00000000" w:rsidRPr="00000000" w14:paraId="0000000C">
      <w:pPr>
        <w:spacing w:after="0" w:line="240" w:lineRule="auto"/>
        <w:jc w:val="center"/>
        <w:rPr>
          <w:rFonts w:ascii="Inter" w:cs="Inter" w:eastAsia="Inter" w:hAnsi="Inter"/>
          <w:b w:val="1"/>
          <w:bCs w:val="1"/>
          <w:color w:val="000000"/>
        </w:rPr>
      </w:pPr>
      <w:r w:rsidDel="00000000" w:rsidR="00000000" w:rsidRPr="00000000">
        <w:rPr>
          <w:rtl w:val="0"/>
        </w:rPr>
      </w:r>
    </w:p>
    <w:p w:rsidR="00000000" w:rsidDel="00000000" w:rsidP="00000000" w:rsidRDefault="00000000" w:rsidRPr="00000000" w14:paraId="0000000D">
      <w:pPr>
        <w:spacing w:after="0" w:line="240" w:lineRule="auto"/>
        <w:jc w:val="both"/>
        <w:rPr>
          <w:rFonts w:ascii="Inter" w:cs="Inter" w:eastAsia="Inter" w:hAnsi="Inter"/>
          <w:color w:val="000000"/>
        </w:rPr>
      </w:pPr>
      <w:r w:rsidDel="00000000" w:rsidR="00000000" w:rsidRPr="00000000">
        <w:rPr>
          <w:rFonts w:ascii="Inter" w:cs="Inter" w:eastAsia="Inter" w:hAnsi="Inter"/>
          <w:color w:val="000000"/>
          <w:rtl w:val="0"/>
        </w:rPr>
        <w:t xml:space="preserve">This proposal includes data that shall not be disclosed outside the </w:t>
      </w:r>
      <w:r w:rsidDel="00000000" w:rsidR="00000000" w:rsidRPr="00000000">
        <w:rPr>
          <w:rFonts w:ascii="Inter" w:cs="Inter" w:eastAsia="Inter" w:hAnsi="Inter"/>
          <w:rtl w:val="0"/>
        </w:rPr>
        <w:t xml:space="preserve">James City County Police Department</w:t>
      </w:r>
      <w:r w:rsidDel="00000000" w:rsidR="00000000" w:rsidRPr="00000000">
        <w:rPr>
          <w:rFonts w:ascii="Inter" w:cs="Inter" w:eastAsia="Inter" w:hAnsi="Inter"/>
          <w:color w:val="000000"/>
          <w:rtl w:val="0"/>
        </w:rPr>
        <w:t xml:space="preserve"> and shall not be duplicated, used, or disclosed – in whole or in part – for any purpose other than to evaluate this proposal or quotation. If, however, a contract is awarded to this offeror </w:t>
      </w:r>
      <w:r w:rsidDel="00000000" w:rsidR="00000000" w:rsidRPr="00000000">
        <w:rPr>
          <w:rFonts w:ascii="Inter" w:cs="Inter" w:eastAsia="Inter" w:hAnsi="Inter"/>
          <w:rtl w:val="0"/>
        </w:rPr>
        <w:t xml:space="preserve">as a result</w:t>
      </w:r>
      <w:r w:rsidDel="00000000" w:rsidR="00000000" w:rsidRPr="00000000">
        <w:rPr>
          <w:rFonts w:ascii="Inter" w:cs="Inter" w:eastAsia="Inter" w:hAnsi="Inter"/>
          <w:color w:val="000000"/>
          <w:rtl w:val="0"/>
        </w:rPr>
        <w:t xml:space="preserve"> of – or in connection with – the submission of this data, the </w:t>
      </w:r>
      <w:r w:rsidDel="00000000" w:rsidR="00000000" w:rsidRPr="00000000">
        <w:rPr>
          <w:rFonts w:ascii="Inter" w:cs="Inter" w:eastAsia="Inter" w:hAnsi="Inter"/>
          <w:rtl w:val="0"/>
        </w:rPr>
        <w:t xml:space="preserve">James City County Police Department</w:t>
      </w:r>
      <w:r w:rsidDel="00000000" w:rsidR="00000000" w:rsidRPr="00000000">
        <w:rPr>
          <w:rFonts w:ascii="Inter" w:cs="Inter" w:eastAsia="Inter" w:hAnsi="Inter"/>
          <w:color w:val="000000"/>
          <w:rtl w:val="0"/>
        </w:rPr>
        <w:t xml:space="preserve"> shall have the right to duplicate, use, or</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000000"/>
          <w:rtl w:val="0"/>
        </w:rPr>
        <w:t xml:space="preserve">disclose the data to the extent provided in the resulting subcontract. This restriction does not limit </w:t>
      </w:r>
      <w:r w:rsidDel="00000000" w:rsidR="00000000" w:rsidRPr="00000000">
        <w:rPr>
          <w:rFonts w:ascii="Inter" w:cs="Inter" w:eastAsia="Inter" w:hAnsi="Inter"/>
          <w:rtl w:val="0"/>
        </w:rPr>
        <w:t xml:space="preserve">Freedom</w:t>
      </w:r>
      <w:r w:rsidDel="00000000" w:rsidR="00000000" w:rsidRPr="00000000">
        <w:rPr>
          <w:rFonts w:ascii="Inter" w:cs="Inter" w:eastAsia="Inter" w:hAnsi="Inter"/>
          <w:color w:val="000000"/>
          <w:rtl w:val="0"/>
        </w:rPr>
        <w:t xml:space="preserve"> the right to </w:t>
      </w:r>
      <w:r w:rsidDel="00000000" w:rsidR="00000000" w:rsidRPr="00000000">
        <w:rPr>
          <w:rFonts w:ascii="Inter" w:cs="Inter" w:eastAsia="Inter" w:hAnsi="Inter"/>
          <w:rtl w:val="0"/>
        </w:rPr>
        <w:t xml:space="preserve">use the information</w:t>
      </w:r>
      <w:r w:rsidDel="00000000" w:rsidR="00000000" w:rsidRPr="00000000">
        <w:rPr>
          <w:rFonts w:ascii="Inter" w:cs="Inter" w:eastAsia="Inter" w:hAnsi="Inter"/>
          <w:color w:val="000000"/>
          <w:rtl w:val="0"/>
        </w:rPr>
        <w:t xml:space="preserve"> contained in this data if it is obtained from another source without restriction. </w:t>
      </w:r>
    </w:p>
    <w:p w:rsidR="00000000" w:rsidDel="00000000" w:rsidP="00000000" w:rsidRDefault="00000000" w:rsidRPr="00000000" w14:paraId="0000000E">
      <w:pPr>
        <w:spacing w:after="0" w:line="240" w:lineRule="auto"/>
        <w:jc w:val="both"/>
        <w:rPr>
          <w:rFonts w:ascii="Inter" w:cs="Inter" w:eastAsia="Inter" w:hAnsi="Inter"/>
          <w:color w:val="000000"/>
        </w:rPr>
      </w:pPr>
      <w:r w:rsidDel="00000000" w:rsidR="00000000" w:rsidRPr="00000000">
        <w:rPr>
          <w:rtl w:val="0"/>
        </w:rPr>
      </w:r>
    </w:p>
    <w:p w:rsidR="00000000" w:rsidDel="00000000" w:rsidP="00000000" w:rsidRDefault="00000000" w:rsidRPr="00000000" w14:paraId="0000000F">
      <w:pPr>
        <w:spacing w:after="0" w:line="240" w:lineRule="auto"/>
        <w:jc w:val="both"/>
        <w:rPr>
          <w:rFonts w:ascii="Inter" w:cs="Inter" w:eastAsia="Inter" w:hAnsi="Inter"/>
          <w:color w:val="000000"/>
        </w:rPr>
      </w:pPr>
      <w:r w:rsidDel="00000000" w:rsidR="00000000" w:rsidRPr="00000000">
        <w:rPr>
          <w:rFonts w:ascii="Inter" w:cs="Inter" w:eastAsia="Inter" w:hAnsi="Inter"/>
          <w:color w:val="000000"/>
          <w:rtl w:val="0"/>
        </w:rPr>
        <w:t xml:space="preserve">The data subject to this restriction are contained in sheets marked “Use or disclosure of data contained on this sheet is subject to the restrictions on the title page of this volume.</w:t>
      </w:r>
    </w:p>
    <w:p w:rsidR="00000000" w:rsidDel="00000000" w:rsidP="00000000" w:rsidRDefault="00000000" w:rsidRPr="00000000" w14:paraId="00000010">
      <w:pPr>
        <w:rPr>
          <w:rFonts w:ascii="Inter" w:cs="Inter" w:eastAsia="Inter" w:hAnsi="Inter"/>
          <w:b w:val="1"/>
          <w:bCs w:val="1"/>
          <w:color w:val="538135"/>
        </w:rPr>
      </w:pPr>
      <w:bookmarkStart w:colFirst="0" w:colLast="0" w:name="_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rFonts w:ascii="Inter" w:cs="Inter" w:eastAsia="Inter" w:hAnsi="Inter"/>
          <w:color w:val="4ea34e"/>
        </w:rPr>
      </w:pPr>
      <w:r w:rsidDel="00000000" w:rsidR="00000000" w:rsidRPr="00000000">
        <w:rPr>
          <w:rFonts w:ascii="Inter" w:cs="Inter" w:eastAsia="Inter" w:hAnsi="Inter"/>
          <w:color w:val="4ea34e"/>
          <w:rtl w:val="0"/>
        </w:rPr>
        <w:t xml:space="preserve">1. EXECUTIVE SUMMARY</w:t>
      </w:r>
    </w:p>
    <w:p w:rsidR="00000000" w:rsidDel="00000000" w:rsidP="00000000" w:rsidRDefault="00000000" w:rsidRPr="00000000" w14:paraId="00000012">
      <w:pPr>
        <w:spacing w:after="0" w:line="240" w:lineRule="auto"/>
        <w:jc w:val="both"/>
        <w:rPr>
          <w:rFonts w:ascii="Inter" w:cs="Inter" w:eastAsia="Inter" w:hAnsi="Inter"/>
          <w:color w:val="ff0000"/>
        </w:rPr>
      </w:pPr>
      <w:r w:rsidDel="00000000" w:rsidR="00000000" w:rsidRPr="00000000">
        <w:rPr>
          <w:rFonts w:ascii="Inter" w:cs="Inter" w:eastAsia="Inter" w:hAnsi="Inter"/>
          <w:b w:val="1"/>
          <w:bCs w:val="1"/>
          <w:rtl w:val="0"/>
        </w:rPr>
        <w:t xml:space="preserve">ARC Aero</w:t>
      </w:r>
      <w:r w:rsidDel="00000000" w:rsidR="00000000" w:rsidRPr="00000000">
        <w:rPr>
          <w:rFonts w:ascii="Inter" w:cs="Inter" w:eastAsia="Inter" w:hAnsi="Inter"/>
          <w:b w:val="1"/>
          <w:bCs w:val="1"/>
          <w:color w:val="000000"/>
          <w:rtl w:val="0"/>
        </w:rPr>
        <w:t xml:space="preserve"> In</w:t>
      </w:r>
      <w:r w:rsidDel="00000000" w:rsidR="00000000" w:rsidRPr="00000000">
        <w:rPr>
          <w:rFonts w:ascii="Inter" w:cs="Inter" w:eastAsia="Inter" w:hAnsi="Inter"/>
          <w:b w:val="1"/>
          <w:bCs w:val="1"/>
          <w:rtl w:val="0"/>
        </w:rPr>
        <w:t xml:space="preserve">c.</w:t>
      </w:r>
      <w:r w:rsidDel="00000000" w:rsidR="00000000" w:rsidRPr="00000000">
        <w:rPr>
          <w:rFonts w:ascii="Inter" w:cs="Inter" w:eastAsia="Inter" w:hAnsi="Inter"/>
          <w:rtl w:val="0"/>
        </w:rPr>
        <w:t xml:space="preserve"> (hereinafter called “ARC”) </w:t>
      </w:r>
      <w:r w:rsidDel="00000000" w:rsidR="00000000" w:rsidRPr="00000000">
        <w:rPr>
          <w:rFonts w:ascii="Inter" w:cs="Inter" w:eastAsia="Inter" w:hAnsi="Inter"/>
          <w:color w:val="000000"/>
          <w:rtl w:val="0"/>
        </w:rPr>
        <w:t xml:space="preserve">has developed an efficient, reliable, and safe small, unmanned aircraft system (sUAS) to perform various missions to include, but are not limited to routine air carrier drone delivery operations, critical infrastructure inspection, security and ISR. To date, </w:t>
      </w:r>
      <w:r w:rsidDel="00000000" w:rsidR="00000000" w:rsidRPr="00000000">
        <w:rPr>
          <w:rFonts w:ascii="Inter" w:cs="Inter" w:eastAsia="Inter" w:hAnsi="Inter"/>
          <w:rtl w:val="0"/>
        </w:rPr>
        <w:t xml:space="preserve">ARC</w:t>
      </w:r>
      <w:r w:rsidDel="00000000" w:rsidR="00000000" w:rsidRPr="00000000">
        <w:rPr>
          <w:rFonts w:ascii="Inter" w:cs="Inter" w:eastAsia="Inter" w:hAnsi="Inter"/>
          <w:color w:val="000000"/>
          <w:rtl w:val="0"/>
        </w:rPr>
        <w:t xml:space="preserve"> has established its operations in various regions around the world, scaling air operations, </w:t>
      </w:r>
      <w:r w:rsidDel="00000000" w:rsidR="00000000" w:rsidRPr="00000000">
        <w:rPr>
          <w:rFonts w:ascii="Inter" w:cs="Inter" w:eastAsia="Inter" w:hAnsi="Inter"/>
          <w:rtl w:val="0"/>
        </w:rPr>
        <w:t xml:space="preserve">hiring</w:t>
      </w:r>
      <w:r w:rsidDel="00000000" w:rsidR="00000000" w:rsidRPr="00000000">
        <w:rPr>
          <w:rFonts w:ascii="Inter" w:cs="Inter" w:eastAsia="Inter" w:hAnsi="Inter"/>
          <w:color w:val="000000"/>
          <w:rtl w:val="0"/>
        </w:rPr>
        <w:t xml:space="preserve"> services, and training. For each customer, </w:t>
      </w:r>
      <w:r w:rsidDel="00000000" w:rsidR="00000000" w:rsidRPr="00000000">
        <w:rPr>
          <w:rFonts w:ascii="Inter" w:cs="Inter" w:eastAsia="Inter" w:hAnsi="Inter"/>
          <w:rtl w:val="0"/>
        </w:rPr>
        <w:t xml:space="preserve">ARC</w:t>
      </w:r>
      <w:r w:rsidDel="00000000" w:rsidR="00000000" w:rsidRPr="00000000">
        <w:rPr>
          <w:rFonts w:ascii="Inter" w:cs="Inter" w:eastAsia="Inter" w:hAnsi="Inter"/>
          <w:color w:val="000000"/>
          <w:rtl w:val="0"/>
        </w:rPr>
        <w:t xml:space="preserve"> utilizes a customer-driven approach, remaining flexible to the specific operational requirements, tailoring aircraft configuration, and supporting flight operations. As flight operations commence, </w:t>
      </w:r>
      <w:r w:rsidDel="00000000" w:rsidR="00000000" w:rsidRPr="00000000">
        <w:rPr>
          <w:rFonts w:ascii="Inter" w:cs="Inter" w:eastAsia="Inter" w:hAnsi="Inter"/>
          <w:rtl w:val="0"/>
        </w:rPr>
        <w:t xml:space="preserve">ARC</w:t>
      </w:r>
      <w:r w:rsidDel="00000000" w:rsidR="00000000" w:rsidRPr="00000000">
        <w:rPr>
          <w:rFonts w:ascii="Inter" w:cs="Inter" w:eastAsia="Inter" w:hAnsi="Inter"/>
          <w:color w:val="000000"/>
          <w:rtl w:val="0"/>
        </w:rPr>
        <w:t xml:space="preserve"> provides dedicated support to the Customer, providing on-call service for support, training, troubleshooting, and, when necessary, on-site retraining and professional engineering services.</w:t>
      </w:r>
      <w:r w:rsidDel="00000000" w:rsidR="00000000" w:rsidRPr="00000000">
        <w:rPr>
          <w:rtl w:val="0"/>
        </w:rPr>
      </w:r>
    </w:p>
    <w:p w:rsidR="00000000" w:rsidDel="00000000" w:rsidP="00000000" w:rsidRDefault="00000000" w:rsidRPr="00000000" w14:paraId="00000013">
      <w:pPr>
        <w:spacing w:after="0" w:line="240" w:lineRule="auto"/>
        <w:jc w:val="both"/>
        <w:rPr>
          <w:rFonts w:ascii="Inter" w:cs="Inter" w:eastAsia="Inter" w:hAnsi="Inter"/>
          <w:color w:val="000000"/>
        </w:rPr>
      </w:pPr>
      <w:r w:rsidDel="00000000" w:rsidR="00000000" w:rsidRPr="00000000">
        <w:rPr>
          <w:rtl w:val="0"/>
        </w:rPr>
      </w:r>
    </w:p>
    <w:p w:rsidR="00000000" w:rsidDel="00000000" w:rsidP="00000000" w:rsidRDefault="00000000" w:rsidRPr="00000000" w14:paraId="00000014">
      <w:pPr>
        <w:spacing w:after="0" w:line="240" w:lineRule="auto"/>
        <w:jc w:val="both"/>
        <w:rPr>
          <w:rFonts w:ascii="Inter" w:cs="Inter" w:eastAsia="Inter" w:hAnsi="Inter"/>
          <w:color w:val="000000"/>
        </w:rPr>
      </w:pPr>
      <w:r w:rsidDel="00000000" w:rsidR="00000000" w:rsidRPr="00000000">
        <w:rPr>
          <w:rFonts w:ascii="Inter" w:cs="Inter" w:eastAsia="Inter" w:hAnsi="Inter"/>
          <w:color w:val="000000"/>
          <w:rtl w:val="0"/>
        </w:rPr>
        <w:t xml:space="preserve">The </w:t>
      </w:r>
      <w:r w:rsidDel="00000000" w:rsidR="00000000" w:rsidRPr="00000000">
        <w:rPr>
          <w:rFonts w:ascii="Inter" w:cs="Inter" w:eastAsia="Inter" w:hAnsi="Inter"/>
          <w:rtl w:val="0"/>
        </w:rPr>
        <w:t xml:space="preserve">ARC</w:t>
      </w:r>
      <w:r w:rsidDel="00000000" w:rsidR="00000000" w:rsidRPr="00000000">
        <w:rPr>
          <w:rFonts w:ascii="Inter" w:cs="Inter" w:eastAsia="Inter" w:hAnsi="Inter"/>
          <w:color w:val="000000"/>
          <w:rtl w:val="0"/>
        </w:rPr>
        <w:t xml:space="preserve"> design team will be evaluating operational standards and limitations while establishing aircraft configuration for beyond line of sight operations</w:t>
      </w:r>
    </w:p>
    <w:p w:rsidR="00000000" w:rsidDel="00000000" w:rsidP="00000000" w:rsidRDefault="00000000" w:rsidRPr="00000000" w14:paraId="00000015">
      <w:pPr>
        <w:spacing w:after="0" w:line="240" w:lineRule="auto"/>
        <w:jc w:val="both"/>
        <w:rPr>
          <w:rFonts w:ascii="Inter" w:cs="Inter" w:eastAsia="Inter" w:hAnsi="Inter"/>
          <w:color w:val="000000"/>
        </w:rPr>
      </w:pPr>
      <w:r w:rsidDel="00000000" w:rsidR="00000000" w:rsidRPr="00000000">
        <w:rPr>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Inter" w:cs="Inter" w:eastAsia="Inter" w:hAnsi="Inter"/>
          <w:color w:val="000000"/>
        </w:rPr>
      </w:pPr>
      <w:r w:rsidDel="00000000" w:rsidR="00000000" w:rsidRPr="00000000">
        <w:rPr>
          <w:rFonts w:ascii="Inter" w:cs="Inter" w:eastAsia="Inter" w:hAnsi="Inter"/>
          <w:rtl w:val="0"/>
        </w:rPr>
        <w:t xml:space="preserve">ARC</w:t>
      </w:r>
      <w:r w:rsidDel="00000000" w:rsidR="00000000" w:rsidRPr="00000000">
        <w:rPr>
          <w:rFonts w:ascii="Inter" w:cs="Inter" w:eastAsia="Inter" w:hAnsi="Inter"/>
          <w:color w:val="000000"/>
          <w:rtl w:val="0"/>
        </w:rPr>
        <w:t xml:space="preserve"> has a history of delivering high-quality, timely, responsive, and cost-effective services to a wide variety of clients</w:t>
      </w: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Inter" w:cs="Inter" w:eastAsia="Inter" w:hAnsi="Inter"/>
          <w:color w:val="000000"/>
        </w:rPr>
      </w:pPr>
      <w:r w:rsidDel="00000000" w:rsidR="00000000" w:rsidRPr="00000000">
        <w:rPr>
          <w:rFonts w:ascii="Inter" w:cs="Inter" w:eastAsia="Inter" w:hAnsi="Inter"/>
          <w:color w:val="000000"/>
          <w:rtl w:val="0"/>
        </w:rPr>
        <w:t xml:space="preserve">Our pricing reflects demonstrated technical and trade expertise, management credentials, and vast experience </w:t>
      </w:r>
      <w:r w:rsidDel="00000000" w:rsidR="00000000" w:rsidRPr="00000000">
        <w:rPr>
          <w:rFonts w:ascii="Inter" w:cs="Inter" w:eastAsia="Inter" w:hAnsi="Inter"/>
          <w:rtl w:val="0"/>
        </w:rPr>
        <w:t xml:space="preserve">training and overseeing Air Operations. </w:t>
      </w:r>
      <w:r w:rsidDel="00000000" w:rsidR="00000000" w:rsidRPr="00000000">
        <w:rPr>
          <w:rtl w:val="0"/>
        </w:rPr>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Inter" w:cs="Inter" w:eastAsia="Inter" w:hAnsi="Inter"/>
          <w:color w:val="000000"/>
        </w:rPr>
      </w:pPr>
      <w:r w:rsidDel="00000000" w:rsidR="00000000" w:rsidRPr="00000000">
        <w:rPr>
          <w:rFonts w:ascii="Inter" w:cs="Inter" w:eastAsia="Inter" w:hAnsi="Inter"/>
          <w:color w:val="000000"/>
          <w:rtl w:val="0"/>
        </w:rPr>
        <w:t xml:space="preserve">Salient characteristics of the </w:t>
      </w:r>
      <w:r w:rsidDel="00000000" w:rsidR="00000000" w:rsidRPr="00000000">
        <w:rPr>
          <w:rFonts w:ascii="Inter" w:cs="Inter" w:eastAsia="Inter" w:hAnsi="Inter"/>
          <w:rtl w:val="0"/>
        </w:rPr>
        <w:t xml:space="preserve">ARC</w:t>
      </w:r>
      <w:r w:rsidDel="00000000" w:rsidR="00000000" w:rsidRPr="00000000">
        <w:rPr>
          <w:rFonts w:ascii="Inter" w:cs="Inter" w:eastAsia="Inter" w:hAnsi="Inter"/>
          <w:color w:val="000000"/>
          <w:rtl w:val="0"/>
        </w:rPr>
        <w:t xml:space="preserve"> proposal include:</w:t>
      </w:r>
    </w:p>
    <w:p w:rsidR="00000000" w:rsidDel="00000000" w:rsidP="00000000" w:rsidRDefault="00000000" w:rsidRPr="00000000" w14:paraId="00000019">
      <w:pPr>
        <w:numPr>
          <w:ilvl w:val="1"/>
          <w:numId w:val="9"/>
        </w:numPr>
        <w:pBdr>
          <w:top w:space="0" w:sz="0" w:val="nil"/>
          <w:left w:space="0" w:sz="0" w:val="nil"/>
          <w:bottom w:space="0" w:sz="0" w:val="nil"/>
          <w:right w:space="0" w:sz="0" w:val="nil"/>
          <w:between w:space="0" w:sz="0" w:val="nil"/>
        </w:pBdr>
        <w:spacing w:after="0" w:line="240" w:lineRule="auto"/>
        <w:ind w:left="1440" w:hanging="360"/>
        <w:jc w:val="both"/>
        <w:rPr>
          <w:rFonts w:ascii="Inter" w:cs="Inter" w:eastAsia="Inter" w:hAnsi="Inter"/>
          <w:color w:val="000000"/>
          <w:u w:val="none"/>
        </w:rPr>
      </w:pPr>
      <w:r w:rsidDel="00000000" w:rsidR="00000000" w:rsidRPr="00000000">
        <w:rPr>
          <w:rFonts w:ascii="Inter" w:cs="Inter" w:eastAsia="Inter" w:hAnsi="Inter"/>
          <w:color w:val="000000"/>
          <w:rtl w:val="0"/>
        </w:rPr>
        <w:t xml:space="preserve">Exceptional technical qualifications and demonstrated superior performance.</w:t>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pacing w:after="0" w:line="240" w:lineRule="auto"/>
        <w:ind w:left="1440" w:hanging="360"/>
        <w:jc w:val="both"/>
        <w:rPr>
          <w:rFonts w:ascii="Inter" w:cs="Inter" w:eastAsia="Inter" w:hAnsi="Inter"/>
          <w:color w:val="000000"/>
          <w:u w:val="none"/>
        </w:rPr>
      </w:pPr>
      <w:r w:rsidDel="00000000" w:rsidR="00000000" w:rsidRPr="00000000">
        <w:rPr>
          <w:rFonts w:ascii="Inter" w:cs="Inter" w:eastAsia="Inter" w:hAnsi="Inter"/>
          <w:color w:val="000000"/>
          <w:rtl w:val="0"/>
        </w:rPr>
        <w:t xml:space="preserve">Solid management and operations credentials in support of other sUAS Operations.</w:t>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pacing w:after="0" w:line="240" w:lineRule="auto"/>
        <w:ind w:left="1440" w:hanging="360"/>
        <w:jc w:val="both"/>
        <w:rPr>
          <w:rFonts w:ascii="Inter" w:cs="Inter" w:eastAsia="Inter" w:hAnsi="Inter"/>
          <w:u w:val="none"/>
        </w:rPr>
      </w:pPr>
      <w:r w:rsidDel="00000000" w:rsidR="00000000" w:rsidRPr="00000000">
        <w:rPr>
          <w:rFonts w:ascii="Inter" w:cs="Inter" w:eastAsia="Inter" w:hAnsi="Inter"/>
          <w:color w:val="000000"/>
          <w:rtl w:val="0"/>
        </w:rPr>
        <w:t xml:space="preserve">A highly dedicated &amp; responsive company that is accountable to its </w:t>
      </w:r>
      <w:r w:rsidDel="00000000" w:rsidR="00000000" w:rsidRPr="00000000">
        <w:rPr>
          <w:rFonts w:ascii="Inter" w:cs="Inter" w:eastAsia="Inter" w:hAnsi="Inter"/>
          <w:rtl w:val="0"/>
        </w:rPr>
        <w:t xml:space="preserve">C</w:t>
      </w:r>
      <w:r w:rsidDel="00000000" w:rsidR="00000000" w:rsidRPr="00000000">
        <w:rPr>
          <w:rFonts w:ascii="Inter" w:cs="Inter" w:eastAsia="Inter" w:hAnsi="Inter"/>
          <w:color w:val="000000"/>
          <w:rtl w:val="0"/>
        </w:rPr>
        <w:t xml:space="preserve">ustomers.</w:t>
      </w:r>
    </w:p>
    <w:p w:rsidR="00000000" w:rsidDel="00000000" w:rsidP="00000000" w:rsidRDefault="00000000" w:rsidRPr="00000000" w14:paraId="0000001C">
      <w:pPr>
        <w:numPr>
          <w:ilvl w:val="1"/>
          <w:numId w:val="9"/>
        </w:numPr>
        <w:pBdr>
          <w:top w:space="0" w:sz="0" w:val="nil"/>
          <w:left w:space="0" w:sz="0" w:val="nil"/>
          <w:bottom w:space="0" w:sz="0" w:val="nil"/>
          <w:right w:space="0" w:sz="0" w:val="nil"/>
          <w:between w:space="0" w:sz="0" w:val="nil"/>
        </w:pBdr>
        <w:spacing w:after="0" w:line="240" w:lineRule="auto"/>
        <w:ind w:left="1440" w:hanging="360"/>
        <w:jc w:val="both"/>
        <w:rPr>
          <w:rFonts w:ascii="Inter" w:cs="Inter" w:eastAsia="Inter" w:hAnsi="Inter"/>
          <w:color w:val="000000"/>
          <w:u w:val="none"/>
        </w:rPr>
      </w:pPr>
      <w:r w:rsidDel="00000000" w:rsidR="00000000" w:rsidRPr="00000000">
        <w:rPr>
          <w:rFonts w:ascii="Inter" w:cs="Inter" w:eastAsia="Inter" w:hAnsi="Inter"/>
          <w:color w:val="000000"/>
          <w:rtl w:val="0"/>
        </w:rPr>
        <w:t xml:space="preserve">Highly flexible aircraft configuration based upon mission need</w:t>
      </w:r>
    </w:p>
    <w:p w:rsidR="00000000" w:rsidDel="00000000" w:rsidP="00000000" w:rsidRDefault="00000000" w:rsidRPr="00000000" w14:paraId="0000001D">
      <w:pPr>
        <w:spacing w:after="0" w:line="240" w:lineRule="auto"/>
        <w:ind w:left="2160" w:firstLine="0"/>
        <w:jc w:val="both"/>
        <w:rPr>
          <w:rFonts w:ascii="Inter" w:cs="Inter" w:eastAsia="Inter" w:hAnsi="Inter"/>
          <w:color w:val="000000"/>
        </w:rPr>
      </w:pPr>
      <w:r w:rsidDel="00000000" w:rsidR="00000000" w:rsidRPr="00000000">
        <w:rPr>
          <w:rtl w:val="0"/>
        </w:rPr>
      </w:r>
    </w:p>
    <w:p w:rsidR="00000000" w:rsidDel="00000000" w:rsidP="00000000" w:rsidRDefault="00000000" w:rsidRPr="00000000" w14:paraId="0000001E">
      <w:pPr>
        <w:pStyle w:val="Heading1"/>
        <w:rPr/>
      </w:pPr>
      <w:bookmarkStart w:colFirst="0" w:colLast="0" w:name="_30j0zll" w:id="1"/>
      <w:bookmarkEnd w:id="1"/>
      <w:r w:rsidDel="00000000" w:rsidR="00000000" w:rsidRPr="00000000">
        <w:rPr>
          <w:rFonts w:ascii="Inter" w:cs="Inter" w:eastAsia="Inter" w:hAnsi="Inter"/>
          <w:color w:val="4ea34e"/>
          <w:rtl w:val="0"/>
        </w:rPr>
        <w:t xml:space="preserve">2. COMPANY INFORMATION</w:t>
      </w:r>
      <w:r w:rsidDel="00000000" w:rsidR="00000000" w:rsidRPr="00000000">
        <w:rPr>
          <w:rtl w:val="0"/>
        </w:rPr>
      </w:r>
    </w:p>
    <w:p w:rsidR="00000000" w:rsidDel="00000000" w:rsidP="00000000" w:rsidRDefault="00000000" w:rsidRPr="00000000" w14:paraId="0000001F">
      <w:pPr>
        <w:spacing w:after="0" w:line="240" w:lineRule="auto"/>
        <w:rPr>
          <w:rFonts w:ascii="Inter" w:cs="Inter" w:eastAsia="Inter" w:hAnsi="Inter"/>
          <w:b w:val="1"/>
          <w:bCs w:val="1"/>
          <w:color w:val="000000"/>
        </w:rPr>
      </w:pPr>
      <w:r w:rsidDel="00000000" w:rsidR="00000000" w:rsidRPr="00000000">
        <w:rPr>
          <w:rFonts w:ascii="Inter" w:cs="Inter" w:eastAsia="Inter" w:hAnsi="Inter"/>
          <w:b w:val="1"/>
          <w:bCs w:val="1"/>
          <w:color w:val="000000"/>
          <w:rtl w:val="0"/>
        </w:rPr>
        <w:t xml:space="preserve">Proposal Expiration Statement</w:t>
      </w:r>
    </w:p>
    <w:p w:rsidR="00000000" w:rsidDel="00000000" w:rsidP="00000000" w:rsidRDefault="00000000" w:rsidRPr="00000000" w14:paraId="00000020">
      <w:pPr>
        <w:spacing w:after="0" w:line="240" w:lineRule="auto"/>
        <w:rPr>
          <w:rFonts w:ascii="Inter" w:cs="Inter" w:eastAsia="Inter" w:hAnsi="Inter"/>
          <w:color w:val="000000"/>
        </w:rPr>
      </w:pPr>
      <w:r w:rsidDel="00000000" w:rsidR="00000000" w:rsidRPr="00000000">
        <w:rPr>
          <w:rFonts w:ascii="Inter" w:cs="Inter" w:eastAsia="Inter" w:hAnsi="Inter"/>
          <w:color w:val="000000"/>
          <w:rtl w:val="0"/>
        </w:rPr>
        <w:t xml:space="preserve">This proposal remains valid for </w:t>
      </w:r>
      <w:r w:rsidDel="00000000" w:rsidR="00000000" w:rsidRPr="00000000">
        <w:rPr>
          <w:rFonts w:ascii="Inter" w:cs="Inter" w:eastAsia="Inter" w:hAnsi="Inter"/>
          <w:rtl w:val="0"/>
        </w:rPr>
        <w:t xml:space="preserve">30</w:t>
      </w:r>
      <w:r w:rsidDel="00000000" w:rsidR="00000000" w:rsidRPr="00000000">
        <w:rPr>
          <w:rFonts w:ascii="Inter" w:cs="Inter" w:eastAsia="Inter" w:hAnsi="Inter"/>
          <w:color w:val="000000"/>
          <w:rtl w:val="0"/>
        </w:rPr>
        <w:t xml:space="preserve"> calendar days.</w:t>
      </w:r>
    </w:p>
    <w:p w:rsidR="00000000" w:rsidDel="00000000" w:rsidP="00000000" w:rsidRDefault="00000000" w:rsidRPr="00000000" w14:paraId="00000021">
      <w:pPr>
        <w:spacing w:after="0" w:line="240" w:lineRule="auto"/>
        <w:rPr>
          <w:rFonts w:ascii="Inter" w:cs="Inter" w:eastAsia="Inter" w:hAnsi="Inter"/>
          <w:b w:val="1"/>
          <w:bCs w:val="1"/>
          <w:color w:val="000000"/>
        </w:rPr>
      </w:pPr>
      <w:r w:rsidDel="00000000" w:rsidR="00000000" w:rsidRPr="00000000">
        <w:rPr>
          <w:rtl w:val="0"/>
        </w:rPr>
      </w:r>
    </w:p>
    <w:p w:rsidR="00000000" w:rsidDel="00000000" w:rsidP="00000000" w:rsidRDefault="00000000" w:rsidRPr="00000000" w14:paraId="00000022">
      <w:pPr>
        <w:spacing w:after="0" w:line="240" w:lineRule="auto"/>
        <w:rPr>
          <w:rFonts w:ascii="Inter" w:cs="Inter" w:eastAsia="Inter" w:hAnsi="Inter"/>
          <w:b w:val="1"/>
          <w:bCs w:val="1"/>
          <w:color w:val="000000"/>
        </w:rPr>
      </w:pPr>
      <w:r w:rsidDel="00000000" w:rsidR="00000000" w:rsidRPr="00000000">
        <w:rPr>
          <w:rFonts w:ascii="Inter" w:cs="Inter" w:eastAsia="Inter" w:hAnsi="Inter"/>
          <w:b w:val="1"/>
          <w:bCs w:val="1"/>
          <w:color w:val="000000"/>
          <w:rtl w:val="0"/>
        </w:rPr>
        <w:t xml:space="preserve">Company Information</w:t>
      </w:r>
    </w:p>
    <w:p w:rsidR="00000000" w:rsidDel="00000000" w:rsidP="00000000" w:rsidRDefault="00000000" w:rsidRPr="00000000" w14:paraId="00000023">
      <w:pPr>
        <w:spacing w:after="0" w:line="240" w:lineRule="auto"/>
        <w:rPr>
          <w:rFonts w:ascii="Inter" w:cs="Inter" w:eastAsia="Inter" w:hAnsi="Inter"/>
          <w:color w:val="000000"/>
        </w:rPr>
      </w:pPr>
      <w:r w:rsidDel="00000000" w:rsidR="00000000" w:rsidRPr="00000000">
        <w:rPr>
          <w:rFonts w:ascii="Inter" w:cs="Inter" w:eastAsia="Inter" w:hAnsi="Inter"/>
          <w:rtl w:val="0"/>
        </w:rPr>
        <w:t xml:space="preserve">ARC AERO, INC</w:t>
      </w:r>
      <w:r w:rsidDel="00000000" w:rsidR="00000000" w:rsidRPr="00000000">
        <w:rPr>
          <w:rtl w:val="0"/>
        </w:rPr>
      </w:r>
    </w:p>
    <w:p w:rsidR="00000000" w:rsidDel="00000000" w:rsidP="00000000" w:rsidRDefault="00000000" w:rsidRPr="00000000" w14:paraId="00000024">
      <w:pPr>
        <w:spacing w:after="0" w:before="100" w:line="240" w:lineRule="auto"/>
        <w:rPr>
          <w:rFonts w:ascii="Inter" w:cs="Inter" w:eastAsia="Inter" w:hAnsi="Inter"/>
        </w:rPr>
      </w:pPr>
      <w:r w:rsidDel="00000000" w:rsidR="00000000" w:rsidRPr="00000000">
        <w:rPr>
          <w:rFonts w:ascii="Inter" w:cs="Inter" w:eastAsia="Inter" w:hAnsi="Inter"/>
          <w:rtl w:val="0"/>
        </w:rPr>
        <w:t xml:space="preserve">440 N Wolfe Rd, Sunnyvale, CA 94085</w:t>
      </w:r>
    </w:p>
    <w:p w:rsidR="00000000" w:rsidDel="00000000" w:rsidP="00000000" w:rsidRDefault="00000000" w:rsidRPr="00000000" w14:paraId="00000025">
      <w:pPr>
        <w:spacing w:after="0" w:line="240" w:lineRule="auto"/>
        <w:rPr>
          <w:rFonts w:ascii="Inter" w:cs="Inter" w:eastAsia="Inter" w:hAnsi="Inter"/>
        </w:rPr>
      </w:pPr>
      <w:r w:rsidDel="00000000" w:rsidR="00000000" w:rsidRPr="00000000">
        <w:rPr>
          <w:rFonts w:ascii="Inter" w:cs="Inter" w:eastAsia="Inter" w:hAnsi="Inter"/>
          <w:rtl w:val="0"/>
        </w:rPr>
        <w:t xml:space="preserve">Phone: (510) 203-3825, (765) 293-7829</w:t>
      </w:r>
    </w:p>
    <w:p w:rsidR="00000000" w:rsidDel="00000000" w:rsidP="00000000" w:rsidRDefault="00000000" w:rsidRPr="00000000" w14:paraId="00000026">
      <w:pPr>
        <w:spacing w:after="0" w:line="240" w:lineRule="auto"/>
        <w:rPr>
          <w:rFonts w:ascii="Inter" w:cs="Inter" w:eastAsia="Inter" w:hAnsi="Inter"/>
        </w:rPr>
      </w:pPr>
      <w:r w:rsidDel="00000000" w:rsidR="00000000" w:rsidRPr="00000000">
        <w:rPr>
          <w:rtl w:val="0"/>
        </w:rPr>
      </w:r>
    </w:p>
    <w:p w:rsidR="00000000" w:rsidDel="00000000" w:rsidP="00000000" w:rsidRDefault="00000000" w:rsidRPr="00000000" w14:paraId="00000027">
      <w:pPr>
        <w:spacing w:after="0" w:line="240" w:lineRule="auto"/>
        <w:rPr>
          <w:rFonts w:ascii="Inter" w:cs="Inter" w:eastAsia="Inter" w:hAnsi="Inter"/>
          <w:b w:val="1"/>
          <w:bCs w:val="1"/>
          <w:color w:val="000000"/>
        </w:rPr>
      </w:pPr>
      <w:r w:rsidDel="00000000" w:rsidR="00000000" w:rsidRPr="00000000">
        <w:rPr>
          <w:rFonts w:ascii="Inter" w:cs="Inter" w:eastAsia="Inter" w:hAnsi="Inter"/>
          <w:b w:val="1"/>
          <w:bCs w:val="1"/>
          <w:color w:val="000000"/>
          <w:rtl w:val="0"/>
        </w:rPr>
        <w:t xml:space="preserve">Authorized Offeror Personnel</w:t>
      </w:r>
    </w:p>
    <w:p w:rsidR="00000000" w:rsidDel="00000000" w:rsidP="00000000" w:rsidRDefault="00000000" w:rsidRPr="00000000" w14:paraId="00000028">
      <w:pPr>
        <w:spacing w:after="0" w:line="240" w:lineRule="auto"/>
        <w:rPr>
          <w:rFonts w:ascii="Inter" w:cs="Inter" w:eastAsia="Inter" w:hAnsi="Inter"/>
          <w:color w:val="000000"/>
        </w:rPr>
      </w:pPr>
      <w:r w:rsidDel="00000000" w:rsidR="00000000" w:rsidRPr="00000000">
        <w:rPr>
          <w:rFonts w:ascii="Inter" w:cs="Inter" w:eastAsia="Inter" w:hAnsi="Inter"/>
          <w:color w:val="000000"/>
          <w:rtl w:val="0"/>
        </w:rPr>
        <w:t xml:space="preserve">Persons authorized to commit on behalf of </w:t>
      </w:r>
      <w:r w:rsidDel="00000000" w:rsidR="00000000" w:rsidRPr="00000000">
        <w:rPr>
          <w:rFonts w:ascii="Inter" w:cs="Inter" w:eastAsia="Inter" w:hAnsi="Inter"/>
          <w:rtl w:val="0"/>
        </w:rPr>
        <w:t xml:space="preserve">ARC</w:t>
      </w:r>
      <w:r w:rsidDel="00000000" w:rsidR="00000000" w:rsidRPr="00000000">
        <w:rPr>
          <w:rFonts w:ascii="Inter" w:cs="Inter" w:eastAsia="Inter" w:hAnsi="Inter"/>
          <w:color w:val="000000"/>
          <w:rtl w:val="0"/>
        </w:rPr>
        <w:t xml:space="preserve"> are:</w:t>
      </w:r>
    </w:p>
    <w:p w:rsidR="00000000" w:rsidDel="00000000" w:rsidP="00000000" w:rsidRDefault="00000000" w:rsidRPr="00000000" w14:paraId="00000029">
      <w:pPr>
        <w:spacing w:after="0" w:line="240" w:lineRule="auto"/>
        <w:rPr>
          <w:rFonts w:ascii="Inter" w:cs="Inter" w:eastAsia="Inter" w:hAnsi="Inter"/>
          <w:color w:val="000000"/>
        </w:rPr>
      </w:pPr>
      <w:r w:rsidDel="00000000" w:rsidR="00000000" w:rsidRPr="00000000">
        <w:rPr>
          <w:rtl w:val="0"/>
        </w:rPr>
      </w:r>
    </w:p>
    <w:p w:rsidR="00000000" w:rsidDel="00000000" w:rsidP="00000000" w:rsidRDefault="00000000" w:rsidRPr="00000000" w14:paraId="0000002A">
      <w:pPr>
        <w:spacing w:after="0" w:line="240" w:lineRule="auto"/>
        <w:rPr>
          <w:rFonts w:ascii="Inter" w:cs="Inter" w:eastAsia="Inter" w:hAnsi="Inter"/>
        </w:rPr>
      </w:pPr>
      <w:r w:rsidDel="00000000" w:rsidR="00000000" w:rsidRPr="00000000">
        <w:rPr>
          <w:rFonts w:ascii="Inter" w:cs="Inter" w:eastAsia="Inter" w:hAnsi="Inter"/>
          <w:color w:val="000000"/>
          <w:rtl w:val="0"/>
        </w:rPr>
        <w:t xml:space="preserve">CEO – </w:t>
      </w:r>
      <w:r w:rsidDel="00000000" w:rsidR="00000000" w:rsidRPr="00000000">
        <w:rPr>
          <w:rFonts w:ascii="Inter" w:cs="Inter" w:eastAsia="Inter" w:hAnsi="Inter"/>
          <w:rtl w:val="0"/>
        </w:rPr>
        <w:t xml:space="preserve">Asel</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Tursun</w:t>
      </w:r>
      <w:r w:rsidDel="00000000" w:rsidR="00000000" w:rsidRPr="00000000">
        <w:rPr>
          <w:rFonts w:ascii="Inter" w:cs="Inter" w:eastAsia="Inter" w:hAnsi="Inter"/>
          <w:color w:val="000000"/>
          <w:rtl w:val="0"/>
        </w:rPr>
        <w:t xml:space="preserve"> </w:t>
      </w:r>
      <w:hyperlink r:id="rId6">
        <w:r w:rsidDel="00000000" w:rsidR="00000000" w:rsidRPr="00000000">
          <w:rPr>
            <w:rFonts w:ascii="Inter" w:cs="Inter" w:eastAsia="Inter" w:hAnsi="Inter"/>
            <w:color w:val="1155cc"/>
            <w:u w:val="single"/>
            <w:rtl w:val="0"/>
          </w:rPr>
          <w:t xml:space="preserve">asel@</w:t>
        </w:r>
      </w:hyperlink>
      <w:r w:rsidDel="00000000" w:rsidR="00000000" w:rsidRPr="00000000">
        <w:rPr>
          <w:rFonts w:ascii="Inter" w:cs="Inter" w:eastAsia="Inter" w:hAnsi="Inter"/>
          <w:rtl w:val="0"/>
        </w:rPr>
        <w:t xml:space="preserve">arcaero.ai</w:t>
      </w:r>
      <w:r w:rsidDel="00000000" w:rsidR="00000000" w:rsidRPr="00000000">
        <w:rPr>
          <w:rtl w:val="0"/>
        </w:rPr>
      </w:r>
    </w:p>
    <w:p w:rsidR="00000000" w:rsidDel="00000000" w:rsidP="00000000" w:rsidRDefault="00000000" w:rsidRPr="00000000" w14:paraId="0000002B">
      <w:pPr>
        <w:spacing w:after="0" w:line="240" w:lineRule="auto"/>
        <w:rPr>
          <w:rFonts w:ascii="Inter" w:cs="Inter" w:eastAsia="Inter" w:hAnsi="Inter"/>
          <w:color w:val="000000"/>
        </w:rPr>
      </w:pPr>
      <w:r w:rsidDel="00000000" w:rsidR="00000000" w:rsidRPr="00000000">
        <w:rPr>
          <w:rFonts w:ascii="Inter" w:cs="Inter" w:eastAsia="Inter" w:hAnsi="Inter"/>
          <w:rtl w:val="0"/>
        </w:rPr>
        <w:t xml:space="preserve">CTO - Alibek Yertay </w:t>
      </w:r>
      <w:hyperlink r:id="rId7">
        <w:r w:rsidDel="00000000" w:rsidR="00000000" w:rsidRPr="00000000">
          <w:rPr>
            <w:rFonts w:ascii="Inter" w:cs="Inter" w:eastAsia="Inter" w:hAnsi="Inter"/>
            <w:color w:val="1155cc"/>
            <w:u w:val="single"/>
            <w:rtl w:val="0"/>
          </w:rPr>
          <w:t xml:space="preserve">alibek</w:t>
        </w:r>
      </w:hyperlink>
      <w:r w:rsidDel="00000000" w:rsidR="00000000" w:rsidRPr="00000000">
        <w:rPr>
          <w:rFonts w:ascii="Inter" w:cs="Inter" w:eastAsia="Inter" w:hAnsi="Inter"/>
          <w:rtl w:val="0"/>
        </w:rPr>
        <w:t xml:space="preserve">@arcaero.ai</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02C">
      <w:pPr>
        <w:pStyle w:val="Heading1"/>
        <w:rPr>
          <w:rFonts w:ascii="Inter" w:cs="Inter" w:eastAsia="Inter" w:hAnsi="Inter"/>
          <w:color w:val="4ea34e"/>
        </w:rPr>
      </w:pPr>
      <w:bookmarkStart w:colFirst="0" w:colLast="0" w:name="_yhd5vu9o5xv5" w:id="2"/>
      <w:bookmarkEnd w:id="2"/>
      <w:r w:rsidDel="00000000" w:rsidR="00000000" w:rsidRPr="00000000">
        <w:rPr>
          <w:rtl w:val="0"/>
        </w:rPr>
      </w:r>
    </w:p>
    <w:p w:rsidR="00000000" w:rsidDel="00000000" w:rsidP="00000000" w:rsidRDefault="00000000" w:rsidRPr="00000000" w14:paraId="0000002D">
      <w:pPr>
        <w:pStyle w:val="Heading1"/>
        <w:rPr/>
      </w:pPr>
      <w:bookmarkStart w:colFirst="0" w:colLast="0" w:name="_1fob9te" w:id="3"/>
      <w:bookmarkEnd w:id="3"/>
      <w:r w:rsidDel="00000000" w:rsidR="00000000" w:rsidRPr="00000000">
        <w:rPr>
          <w:rFonts w:ascii="Inter" w:cs="Inter" w:eastAsia="Inter" w:hAnsi="Inter"/>
          <w:color w:val="4ea34e"/>
          <w:rtl w:val="0"/>
        </w:rPr>
        <w:t xml:space="preserve">3. REPRESENTATIONS AND CERTIFICATIONS</w:t>
      </w:r>
      <w:r w:rsidDel="00000000" w:rsidR="00000000" w:rsidRPr="00000000">
        <w:rPr>
          <w:rtl w:val="0"/>
        </w:rPr>
      </w:r>
    </w:p>
    <w:p w:rsidR="00000000" w:rsidDel="00000000" w:rsidP="00000000" w:rsidRDefault="00000000" w:rsidRPr="00000000" w14:paraId="0000002E">
      <w:pPr>
        <w:spacing w:after="0"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2F">
      <w:pPr>
        <w:spacing w:after="0" w:line="240" w:lineRule="auto"/>
        <w:rPr>
          <w:rFonts w:ascii="Inter" w:cs="Inter" w:eastAsia="Inter" w:hAnsi="Inter"/>
          <w:b w:val="1"/>
          <w:bCs w:val="1"/>
          <w:color w:val="000000"/>
        </w:rPr>
      </w:pPr>
      <w:r w:rsidDel="00000000" w:rsidR="00000000" w:rsidRPr="00000000">
        <w:rPr>
          <w:rFonts w:ascii="Inter" w:cs="Inter" w:eastAsia="Inter" w:hAnsi="Inter"/>
          <w:b w:val="1"/>
          <w:bCs w:val="1"/>
          <w:color w:val="000000"/>
          <w:rtl w:val="0"/>
        </w:rPr>
        <w:t xml:space="preserve">Small Business Concern Representation</w:t>
      </w:r>
    </w:p>
    <w:p w:rsidR="00000000" w:rsidDel="00000000" w:rsidP="00000000" w:rsidRDefault="00000000" w:rsidRPr="00000000" w14:paraId="00000030">
      <w:pPr>
        <w:spacing w:after="0" w:line="240" w:lineRule="auto"/>
        <w:jc w:val="both"/>
        <w:rPr>
          <w:rFonts w:ascii="Inter" w:cs="Inter" w:eastAsia="Inter" w:hAnsi="Inter"/>
          <w:color w:val="000000"/>
        </w:rPr>
      </w:pPr>
      <w:r w:rsidDel="00000000" w:rsidR="00000000" w:rsidRPr="00000000">
        <w:rPr>
          <w:rFonts w:ascii="Inter" w:cs="Inter" w:eastAsia="Inter" w:hAnsi="Inter"/>
          <w:color w:val="000000"/>
          <w:rtl w:val="0"/>
        </w:rPr>
        <w:t xml:space="preserve">Per Federal Acquisition Regulations (FAR) 52.219-1, </w:t>
      </w:r>
      <w:r w:rsidDel="00000000" w:rsidR="00000000" w:rsidRPr="00000000">
        <w:rPr>
          <w:rFonts w:ascii="Inter" w:cs="Inter" w:eastAsia="Inter" w:hAnsi="Inter"/>
          <w:rtl w:val="0"/>
        </w:rPr>
        <w:t xml:space="preserve">ARC</w:t>
      </w:r>
      <w:r w:rsidDel="00000000" w:rsidR="00000000" w:rsidRPr="00000000">
        <w:rPr>
          <w:rFonts w:ascii="Inter" w:cs="Inter" w:eastAsia="Inter" w:hAnsi="Inter"/>
          <w:color w:val="000000"/>
          <w:rtl w:val="0"/>
        </w:rPr>
        <w:t xml:space="preserve"> represents and certifies as part of its offer that it is a small business concern and is qualified as a Small Business.</w:t>
      </w:r>
    </w:p>
    <w:p w:rsidR="00000000" w:rsidDel="00000000" w:rsidP="00000000" w:rsidRDefault="00000000" w:rsidRPr="00000000" w14:paraId="00000031">
      <w:pPr>
        <w:spacing w:after="0" w:line="240" w:lineRule="auto"/>
        <w:jc w:val="both"/>
        <w:rPr>
          <w:rFonts w:ascii="Inter" w:cs="Inter" w:eastAsia="Inter" w:hAnsi="Inter"/>
          <w:color w:val="000000"/>
        </w:rPr>
      </w:pPr>
      <w:r w:rsidDel="00000000" w:rsidR="00000000" w:rsidRPr="00000000">
        <w:rPr>
          <w:rtl w:val="0"/>
        </w:rPr>
      </w:r>
    </w:p>
    <w:p w:rsidR="00000000" w:rsidDel="00000000" w:rsidP="00000000" w:rsidRDefault="00000000" w:rsidRPr="00000000" w14:paraId="00000032">
      <w:pPr>
        <w:pStyle w:val="Heading1"/>
        <w:rPr>
          <w:rFonts w:ascii="Inter" w:cs="Inter" w:eastAsia="Inter" w:hAnsi="Inter"/>
          <w:color w:val="4ea34e"/>
        </w:rPr>
      </w:pPr>
      <w:bookmarkStart w:colFirst="0" w:colLast="0" w:name="_3znysh7" w:id="4"/>
      <w:bookmarkEnd w:id="4"/>
      <w:r w:rsidDel="00000000" w:rsidR="00000000" w:rsidRPr="00000000">
        <w:rPr>
          <w:rFonts w:ascii="Inter" w:cs="Inter" w:eastAsia="Inter" w:hAnsi="Inter"/>
          <w:color w:val="4ea34e"/>
          <w:rtl w:val="0"/>
        </w:rPr>
        <w:t xml:space="preserve">4. SCOPE OF WORK</w:t>
      </w:r>
    </w:p>
    <w:p w:rsidR="00000000" w:rsidDel="00000000" w:rsidP="00000000" w:rsidRDefault="00000000" w:rsidRPr="00000000" w14:paraId="00000033">
      <w:pPr>
        <w:spacing w:after="0"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034">
      <w:pPr>
        <w:spacing w:after="0" w:line="240" w:lineRule="auto"/>
        <w:jc w:val="both"/>
        <w:rPr>
          <w:rFonts w:ascii="Inter" w:cs="Inter" w:eastAsia="Inter" w:hAnsi="Inter"/>
        </w:rPr>
      </w:pPr>
      <w:r w:rsidDel="00000000" w:rsidR="00000000" w:rsidRPr="00000000">
        <w:rPr>
          <w:rFonts w:ascii="Inter" w:cs="Inter" w:eastAsia="Inter" w:hAnsi="Inter"/>
          <w:color w:val="000000"/>
          <w:rtl w:val="0"/>
        </w:rPr>
        <w:t xml:space="preserve">The following scope of work has been developed through </w:t>
      </w:r>
      <w:r w:rsidDel="00000000" w:rsidR="00000000" w:rsidRPr="00000000">
        <w:rPr>
          <w:rFonts w:ascii="Inter" w:cs="Inter" w:eastAsia="Inter" w:hAnsi="Inter"/>
          <w:rtl w:val="0"/>
        </w:rPr>
        <w:t xml:space="preserve">bid specifications </w:t>
      </w:r>
      <w:r w:rsidDel="00000000" w:rsidR="00000000" w:rsidRPr="00000000">
        <w:rPr>
          <w:rFonts w:ascii="Inter" w:cs="Inter" w:eastAsia="Inter" w:hAnsi="Inter"/>
          <w:color w:val="000000"/>
          <w:rtl w:val="0"/>
        </w:rPr>
        <w:t xml:space="preserve">and includes assumptions made by </w:t>
      </w:r>
      <w:r w:rsidDel="00000000" w:rsidR="00000000" w:rsidRPr="00000000">
        <w:rPr>
          <w:rFonts w:ascii="Inter" w:cs="Inter" w:eastAsia="Inter" w:hAnsi="Inter"/>
          <w:rtl w:val="0"/>
        </w:rPr>
        <w:t xml:space="preserve">ARC</w:t>
      </w:r>
      <w:r w:rsidDel="00000000" w:rsidR="00000000" w:rsidRPr="00000000">
        <w:rPr>
          <w:rFonts w:ascii="Inter" w:cs="Inter" w:eastAsia="Inter" w:hAnsi="Inter"/>
          <w:color w:val="000000"/>
          <w:rtl w:val="0"/>
        </w:rPr>
        <w:t xml:space="preserve">. These assumptions have been made using an aerospace engineering perspective to evaluate the mission requirements, operating environment, budget, aircraft configuration and payload limitations, and general engineering and integration experience.</w:t>
      </w:r>
      <w:r w:rsidDel="00000000" w:rsidR="00000000" w:rsidRPr="00000000">
        <w:rPr>
          <w:rtl w:val="0"/>
        </w:rPr>
      </w:r>
    </w:p>
    <w:p w:rsidR="00000000" w:rsidDel="00000000" w:rsidP="00000000" w:rsidRDefault="00000000" w:rsidRPr="00000000" w14:paraId="00000035">
      <w:pPr>
        <w:spacing w:after="0"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036">
      <w:pPr>
        <w:pStyle w:val="Heading1"/>
        <w:rPr>
          <w:rFonts w:ascii="Inter" w:cs="Inter" w:eastAsia="Inter" w:hAnsi="Inter"/>
          <w:color w:val="4ea34e"/>
        </w:rPr>
      </w:pPr>
      <w:r w:rsidDel="00000000" w:rsidR="00000000" w:rsidRPr="00000000">
        <w:rPr>
          <w:rtl w:val="0"/>
        </w:rPr>
      </w:r>
    </w:p>
    <w:p w:rsidR="00000000" w:rsidDel="00000000" w:rsidP="00000000" w:rsidRDefault="00000000" w:rsidRPr="00000000" w14:paraId="00000037">
      <w:pPr>
        <w:pStyle w:val="Heading1"/>
        <w:rPr>
          <w:rFonts w:ascii="Inter" w:cs="Inter" w:eastAsia="Inter" w:hAnsi="Inter"/>
          <w:color w:val="4ea34e"/>
        </w:rPr>
      </w:pPr>
      <w:r w:rsidDel="00000000" w:rsidR="00000000" w:rsidRPr="00000000">
        <w:rPr>
          <w:rFonts w:ascii="Inter" w:cs="Inter" w:eastAsia="Inter" w:hAnsi="Inter"/>
          <w:color w:val="4ea34e"/>
          <w:rtl w:val="0"/>
        </w:rPr>
        <w:t xml:space="preserve">5. AIRIS 3 - AIRCRAFT CONFIGURATION</w:t>
      </w:r>
    </w:p>
    <w:p w:rsidR="00000000" w:rsidDel="00000000" w:rsidP="00000000" w:rsidRDefault="00000000" w:rsidRPr="00000000" w14:paraId="00000038">
      <w:pPr>
        <w:spacing w:after="0" w:line="240" w:lineRule="auto"/>
        <w:jc w:val="both"/>
        <w:rPr>
          <w:rFonts w:ascii="Inter" w:cs="Inter" w:eastAsia="Inter" w:hAnsi="Inter"/>
          <w:color w:val="000000"/>
        </w:rPr>
      </w:pPr>
      <w:r w:rsidDel="00000000" w:rsidR="00000000" w:rsidRPr="00000000">
        <w:rPr>
          <w:rtl w:val="0"/>
        </w:rPr>
      </w:r>
    </w:p>
    <w:p w:rsidR="00000000" w:rsidDel="00000000" w:rsidP="00000000" w:rsidRDefault="00000000" w:rsidRPr="00000000" w14:paraId="00000039">
      <w:pPr>
        <w:spacing w:after="0" w:line="240" w:lineRule="auto"/>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240" w:lineRule="auto"/>
        <w:jc w:val="center"/>
        <w:rPr>
          <w:rFonts w:ascii="Inter" w:cs="Inter" w:eastAsia="Inter" w:hAnsi="Inter"/>
        </w:rPr>
      </w:pPr>
      <w:r w:rsidDel="00000000" w:rsidR="00000000" w:rsidRPr="00000000">
        <w:rPr>
          <w:rtl w:val="0"/>
        </w:rPr>
      </w:r>
    </w:p>
    <w:p w:rsidR="00000000" w:rsidDel="00000000" w:rsidP="00000000" w:rsidRDefault="00000000" w:rsidRPr="00000000" w14:paraId="0000003B">
      <w:pPr>
        <w:spacing w:after="0"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03C">
      <w:pPr>
        <w:spacing w:after="0"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03D">
      <w:pPr>
        <w:spacing w:after="0" w:line="240" w:lineRule="auto"/>
        <w:jc w:val="both"/>
        <w:rPr>
          <w:rFonts w:ascii="Inter" w:cs="Inter" w:eastAsia="Inter" w:hAnsi="Inter"/>
          <w:b w:val="1"/>
          <w:bCs w:val="1"/>
          <w:color w:val="badbba"/>
        </w:rPr>
      </w:pPr>
      <w:r w:rsidDel="00000000" w:rsidR="00000000" w:rsidRPr="00000000">
        <w:rPr>
          <w:rFonts w:ascii="Inter" w:cs="Inter" w:eastAsia="Inter" w:hAnsi="Inter"/>
          <w:b w:val="1"/>
          <w:bCs w:val="1"/>
          <w:color w:val="4ea34e"/>
          <w:rtl w:val="0"/>
        </w:rPr>
        <w:t xml:space="preserve">5.1. SPECIFICATIONS</w:t>
      </w:r>
      <w:r w:rsidDel="00000000" w:rsidR="00000000" w:rsidRPr="00000000">
        <w:rPr>
          <w:rFonts w:ascii="Inter" w:cs="Inter" w:eastAsia="Inter" w:hAnsi="Inter"/>
          <w:b w:val="1"/>
          <w:bCs w:val="1"/>
          <w:color w:val="badbba"/>
          <w:rtl w:val="0"/>
        </w:rPr>
        <w:tab/>
        <w:tab/>
        <w:tab/>
        <w:tab/>
        <w:tab/>
      </w:r>
    </w:p>
    <w:p w:rsidR="00000000" w:rsidDel="00000000" w:rsidP="00000000" w:rsidRDefault="00000000" w:rsidRPr="00000000" w14:paraId="0000003E">
      <w:pPr>
        <w:spacing w:after="240" w:before="240" w:line="240" w:lineRule="auto"/>
        <w:jc w:val="both"/>
        <w:rPr>
          <w:rFonts w:ascii="Inter" w:cs="Inter" w:eastAsia="Inter" w:hAnsi="Inter"/>
          <w:b w:val="1"/>
          <w:bCs w:val="1"/>
          <w:color w:val="538135"/>
          <w:sz w:val="24"/>
          <w:szCs w:val="24"/>
        </w:rPr>
      </w:pPr>
      <w:r w:rsidDel="00000000" w:rsidR="00000000" w:rsidRPr="00000000">
        <w:rPr>
          <w:rFonts w:ascii="Inter" w:cs="Inter" w:eastAsia="Inter" w:hAnsi="Inter"/>
          <w:b w:val="1"/>
          <w:bCs w:val="1"/>
          <w:sz w:val="24"/>
          <w:szCs w:val="24"/>
          <w:rtl w:val="0"/>
        </w:rPr>
        <w:t xml:space="preserve">Unmanned Aircraft (UA) Specifications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5"/>
        <w:gridCol w:w="4755"/>
        <w:tblGridChange w:id="0">
          <w:tblGrid>
            <w:gridCol w:w="4605"/>
            <w:gridCol w:w="475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3F">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Max Gross Takeoff Weight</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40">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24.9 kg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Weight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13.5 kg (without battery) </w:t>
            </w:r>
          </w:p>
          <w:p w:rsidR="00000000" w:rsidDel="00000000" w:rsidP="00000000" w:rsidRDefault="00000000" w:rsidRPr="00000000" w14:paraId="00000043">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18.4 kg (with battery)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44">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Max Payload</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45">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10 kg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Dimensions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after="0" w:line="360" w:lineRule="auto"/>
              <w:jc w:val="both"/>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1362*1498*673mm (unfolded)</w:t>
            </w:r>
          </w:p>
          <w:p w:rsidR="00000000" w:rsidDel="00000000" w:rsidP="00000000" w:rsidRDefault="00000000" w:rsidRPr="00000000" w14:paraId="00000048">
            <w:pPr>
              <w:spacing w:after="0" w:line="360" w:lineRule="auto"/>
              <w:jc w:val="both"/>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806*505*673mm (folded)</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49">
            <w:pPr>
              <w:spacing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Propulsion System</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4A">
            <w:pPr>
              <w:spacing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Electric Powered Rotors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Max Flight Speed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20 m/s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4D">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Wind Resistance</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4E">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11 m/s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Operating Temperature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-20 C to 40 C</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51">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GNSS</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52">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GPS, BeiDou, Galileo, GLONASS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Dual GPS Receiver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spacing w:after="0" w:line="360" w:lineRule="auto"/>
              <w:jc w:val="both"/>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Installed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55">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IMU</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56">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Triple Redundant IMU</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White Strobe Light for Night Operations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Installed; 3 mile visibility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59">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Aircraft Position Lights</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5A">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Installed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Remote 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Installed</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5D">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Camera</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5E">
            <w:pPr>
              <w:spacing w:after="0" w:line="360" w:lineRule="auto"/>
              <w:jc w:val="both"/>
              <w:rPr>
                <w:rFonts w:ascii="Inter" w:cs="Inter" w:eastAsia="Inter" w:hAnsi="Inter"/>
                <w:sz w:val="20"/>
                <w:szCs w:val="20"/>
                <w:shd w:fill="e9f4e9" w:val="clear"/>
              </w:rPr>
            </w:pPr>
            <w:r w:rsidDel="00000000" w:rsidR="00000000" w:rsidRPr="00000000">
              <w:rPr>
                <w:rFonts w:ascii="Inter" w:cs="Inter" w:eastAsia="Inter" w:hAnsi="Inter"/>
                <w:sz w:val="20"/>
                <w:szCs w:val="20"/>
                <w:shd w:fill="e9f4e9" w:val="clear"/>
                <w:rtl w:val="0"/>
              </w:rPr>
              <w:t xml:space="preserve">A gimbal camera with 1080P resolution</w:t>
            </w:r>
          </w:p>
        </w:tc>
      </w:tr>
    </w:tbl>
    <w:p w:rsidR="00000000" w:rsidDel="00000000" w:rsidP="00000000" w:rsidRDefault="00000000" w:rsidRPr="00000000" w14:paraId="0000005F">
      <w:pPr>
        <w:spacing w:after="240" w:before="240" w:line="240" w:lineRule="auto"/>
        <w:jc w:val="both"/>
        <w:rPr>
          <w:rFonts w:ascii="Inter" w:cs="Inter" w:eastAsia="Inter" w:hAnsi="Inter"/>
          <w:b w:val="1"/>
          <w:bCs w:val="1"/>
          <w:color w:val="538135"/>
          <w:sz w:val="24"/>
          <w:szCs w:val="24"/>
        </w:rPr>
      </w:pPr>
      <w:r w:rsidDel="00000000" w:rsidR="00000000" w:rsidRPr="00000000">
        <w:rPr>
          <w:rFonts w:ascii="Inter" w:cs="Inter" w:eastAsia="Inter" w:hAnsi="Inter"/>
          <w:b w:val="1"/>
          <w:bCs w:val="1"/>
          <w:sz w:val="24"/>
          <w:szCs w:val="24"/>
          <w:rtl w:val="0"/>
        </w:rPr>
        <w:t xml:space="preserve">Delivery Winch System</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377.98828125"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60">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Max Delivery Weight</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61">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23 lbs</w:t>
            </w:r>
          </w:p>
        </w:tc>
      </w:tr>
      <w:tr>
        <w:trPr>
          <w:cantSplit w:val="0"/>
          <w:trHeight w:val="377.98828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Delivery Height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100 ft</w:t>
            </w:r>
          </w:p>
        </w:tc>
      </w:tr>
      <w:tr>
        <w:trPr>
          <w:cantSplit w:val="0"/>
          <w:trHeight w:val="377.98828125"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64">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Payload Release</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65">
            <w:pPr>
              <w:spacing w:after="0" w:line="360"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Installed; Gravity Release</w:t>
            </w:r>
          </w:p>
        </w:tc>
      </w:tr>
    </w:tbl>
    <w:p w:rsidR="00000000" w:rsidDel="00000000" w:rsidP="00000000" w:rsidRDefault="00000000" w:rsidRPr="00000000" w14:paraId="00000066">
      <w:pPr>
        <w:spacing w:after="240" w:before="240" w:line="240" w:lineRule="auto"/>
        <w:jc w:val="both"/>
        <w:rPr>
          <w:rFonts w:ascii="Inter" w:cs="Inter" w:eastAsia="Inter" w:hAnsi="Inter"/>
          <w:b w:val="1"/>
          <w:bCs w:val="1"/>
        </w:rPr>
      </w:pPr>
      <w:r w:rsidDel="00000000" w:rsidR="00000000" w:rsidRPr="00000000">
        <w:rPr>
          <w:rFonts w:ascii="Inter" w:cs="Inter" w:eastAsia="Inter" w:hAnsi="Inter"/>
          <w:b w:val="1"/>
          <w:bCs w:val="1"/>
          <w:sz w:val="24"/>
          <w:szCs w:val="24"/>
          <w:rtl w:val="0"/>
        </w:rPr>
        <w:t xml:space="preserve">Batteries and Charger</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4665"/>
        <w:tblGridChange w:id="0">
          <w:tblGrid>
            <w:gridCol w:w="4695"/>
            <w:gridCol w:w="466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67">
            <w:pPr>
              <w:spacing w:after="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Battery Capacity</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68">
            <w:pPr>
              <w:spacing w:after="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30 Ah</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after="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Charge Time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after="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&lt; 60 mins</w:t>
            </w:r>
          </w:p>
        </w:tc>
      </w:tr>
    </w:tbl>
    <w:p w:rsidR="00000000" w:rsidDel="00000000" w:rsidP="00000000" w:rsidRDefault="00000000" w:rsidRPr="00000000" w14:paraId="0000006B">
      <w:pPr>
        <w:spacing w:after="240" w:before="240" w:line="240" w:lineRule="auto"/>
        <w:rPr>
          <w:rFonts w:ascii="Inter" w:cs="Inter" w:eastAsia="Inter" w:hAnsi="Inter"/>
          <w:b w:val="1"/>
          <w:bCs w:val="1"/>
          <w:color w:val="538135"/>
          <w:sz w:val="24"/>
          <w:szCs w:val="24"/>
        </w:rPr>
      </w:pPr>
      <w:r w:rsidDel="00000000" w:rsidR="00000000" w:rsidRPr="00000000">
        <w:rPr>
          <w:rFonts w:ascii="Inter" w:cs="Inter" w:eastAsia="Inter" w:hAnsi="Inter"/>
          <w:b w:val="1"/>
          <w:bCs w:val="1"/>
          <w:color w:val="538135"/>
          <w:sz w:val="24"/>
          <w:szCs w:val="24"/>
          <w:rtl w:val="0"/>
        </w:rPr>
        <w:tab/>
        <w:tab/>
        <w:tab/>
        <w:tab/>
        <w:tab/>
      </w:r>
    </w:p>
    <w:p w:rsidR="00000000" w:rsidDel="00000000" w:rsidP="00000000" w:rsidRDefault="00000000" w:rsidRPr="00000000" w14:paraId="0000006C">
      <w:pPr>
        <w:spacing w:after="240" w:before="240" w:line="240" w:lineRule="auto"/>
        <w:rPr>
          <w:rFonts w:ascii="Inter" w:cs="Inter" w:eastAsia="Inter" w:hAnsi="Inter"/>
          <w:b w:val="1"/>
          <w:bCs w:val="1"/>
        </w:rPr>
      </w:pPr>
      <w:r w:rsidDel="00000000" w:rsidR="00000000" w:rsidRPr="00000000">
        <w:rPr>
          <w:rFonts w:ascii="Inter" w:cs="Inter" w:eastAsia="Inter" w:hAnsi="Inter"/>
          <w:b w:val="1"/>
          <w:bCs w:val="1"/>
          <w:sz w:val="24"/>
          <w:szCs w:val="24"/>
          <w:rtl w:val="0"/>
        </w:rPr>
        <w:t xml:space="preserve">Ground Control Station (GCS) Specifications</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4665"/>
        <w:tblGridChange w:id="0">
          <w:tblGrid>
            <w:gridCol w:w="4695"/>
            <w:gridCol w:w="466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6D">
            <w:pPr>
              <w:spacing w:after="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Primary C2 Connectivity</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6E">
            <w:pPr>
              <w:spacing w:after="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LTE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spacing w:after="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Secondary C2 Connectivity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spacing w:after="0" w:line="36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900MHz FCC approved</w:t>
            </w:r>
          </w:p>
        </w:tc>
      </w:tr>
    </w:tbl>
    <w:p w:rsidR="00000000" w:rsidDel="00000000" w:rsidP="00000000" w:rsidRDefault="00000000" w:rsidRPr="00000000" w14:paraId="00000071">
      <w:pPr>
        <w:spacing w:after="0"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72">
      <w:pPr>
        <w:spacing w:after="0" w:line="240" w:lineRule="auto"/>
        <w:jc w:val="both"/>
        <w:rPr>
          <w:rFonts w:ascii="Inter" w:cs="Inter" w:eastAsia="Inter" w:hAnsi="Inter"/>
          <w:b w:val="1"/>
          <w:bCs w:val="1"/>
          <w:color w:val="4ea34e"/>
        </w:rPr>
      </w:pPr>
      <w:r w:rsidDel="00000000" w:rsidR="00000000" w:rsidRPr="00000000">
        <w:rPr>
          <w:rFonts w:ascii="Inter" w:cs="Inter" w:eastAsia="Inter" w:hAnsi="Inter"/>
          <w:b w:val="1"/>
          <w:bCs w:val="1"/>
          <w:color w:val="4ea34e"/>
          <w:rtl w:val="0"/>
        </w:rPr>
        <w:t xml:space="preserve">5.2. AIRIS 3 PACKAGE CONFIGURATION </w:t>
      </w:r>
    </w:p>
    <w:p w:rsidR="00000000" w:rsidDel="00000000" w:rsidP="00000000" w:rsidRDefault="00000000" w:rsidRPr="00000000" w14:paraId="00000073">
      <w:pPr>
        <w:spacing w:after="0" w:line="240" w:lineRule="auto"/>
        <w:jc w:val="both"/>
        <w:rPr>
          <w:rFonts w:ascii="Inter" w:cs="Inter" w:eastAsia="Inter" w:hAnsi="Inter"/>
          <w:b w:val="1"/>
          <w:bCs w:val="1"/>
          <w:color w:val="538135"/>
        </w:rPr>
      </w:pPr>
      <w:r w:rsidDel="00000000" w:rsidR="00000000" w:rsidRPr="00000000">
        <w:rPr>
          <w:rtl w:val="0"/>
        </w:rPr>
      </w:r>
    </w:p>
    <w:p w:rsidR="00000000" w:rsidDel="00000000" w:rsidP="00000000" w:rsidRDefault="00000000" w:rsidRPr="00000000" w14:paraId="00000074">
      <w:pPr>
        <w:spacing w:after="0" w:line="240" w:lineRule="auto"/>
        <w:jc w:val="both"/>
        <w:rPr>
          <w:rFonts w:ascii="Inter" w:cs="Inter" w:eastAsia="Inter" w:hAnsi="Inter"/>
          <w:color w:val="000000"/>
        </w:rPr>
      </w:pPr>
      <w:r w:rsidDel="00000000" w:rsidR="00000000" w:rsidRPr="00000000">
        <w:rPr>
          <w:rFonts w:ascii="Inter" w:cs="Inter" w:eastAsia="Inter" w:hAnsi="Inter"/>
          <w:rtl w:val="0"/>
        </w:rPr>
        <w:t xml:space="preserve">The following table is representative of the components that have been selected for this package pricing but does not intend to represent the final configuration of the UAS. Our team will work directly with the James City County Police Department to select components that meet the mission requirements and configure the aircraft according to the capabilities that must be present. </w:t>
      </w:r>
      <w:r w:rsidDel="00000000" w:rsidR="00000000" w:rsidRPr="00000000">
        <w:rPr>
          <w:rtl w:val="0"/>
        </w:rPr>
      </w:r>
    </w:p>
    <w:p w:rsidR="00000000" w:rsidDel="00000000" w:rsidP="00000000" w:rsidRDefault="00000000" w:rsidRPr="00000000" w14:paraId="00000075">
      <w:pPr>
        <w:spacing w:after="0" w:line="240" w:lineRule="auto"/>
        <w:jc w:val="both"/>
        <w:rPr>
          <w:rFonts w:ascii="Inter" w:cs="Inter" w:eastAsia="Inter" w:hAnsi="Inter"/>
          <w:b w:val="1"/>
          <w:bCs w:val="1"/>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45"/>
        <w:gridCol w:w="2115"/>
        <w:tblGridChange w:id="0">
          <w:tblGrid>
            <w:gridCol w:w="7245"/>
            <w:gridCol w:w="211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76">
            <w:pPr>
              <w:spacing w:after="0" w:line="360" w:lineRule="auto"/>
              <w:jc w:val="both"/>
              <w:rPr>
                <w:rFonts w:ascii="Inter" w:cs="Inter" w:eastAsia="Inter" w:hAnsi="Inter"/>
                <w:b w:val="1"/>
                <w:bCs w:val="1"/>
                <w:sz w:val="20"/>
                <w:szCs w:val="20"/>
                <w:shd w:fill="e9f4e9" w:val="clear"/>
              </w:rPr>
            </w:pPr>
            <w:r w:rsidDel="00000000" w:rsidR="00000000" w:rsidRPr="00000000">
              <w:rPr>
                <w:rFonts w:ascii="Inter" w:cs="Inter" w:eastAsia="Inter" w:hAnsi="Inter"/>
                <w:b w:val="1"/>
                <w:bCs w:val="1"/>
                <w:sz w:val="20"/>
                <w:szCs w:val="20"/>
                <w:shd w:fill="e9f4e9" w:val="clear"/>
                <w:rtl w:val="0"/>
              </w:rPr>
              <w:t xml:space="preserve">DELIVERABLE</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77">
            <w:pPr>
              <w:spacing w:after="0" w:line="360" w:lineRule="auto"/>
              <w:jc w:val="both"/>
              <w:rPr>
                <w:rFonts w:ascii="Inter" w:cs="Inter" w:eastAsia="Inter" w:hAnsi="Inter"/>
                <w:b w:val="1"/>
                <w:bCs w:val="1"/>
                <w:sz w:val="20"/>
                <w:szCs w:val="20"/>
                <w:shd w:fill="e9f4e9" w:val="clear"/>
              </w:rPr>
            </w:pPr>
            <w:r w:rsidDel="00000000" w:rsidR="00000000" w:rsidRPr="00000000">
              <w:rPr>
                <w:rFonts w:ascii="Inter" w:cs="Inter" w:eastAsia="Inter" w:hAnsi="Inter"/>
                <w:b w:val="1"/>
                <w:bCs w:val="1"/>
                <w:sz w:val="20"/>
                <w:szCs w:val="20"/>
                <w:shd w:fill="e9f4e9" w:val="clear"/>
                <w:rtl w:val="0"/>
              </w:rPr>
              <w:t xml:space="preserve">QTY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spacing w:after="0" w:line="360" w:lineRule="auto"/>
              <w:jc w:val="both"/>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AIRIS 3 sUAS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spacing w:after="0" w:line="360" w:lineRule="auto"/>
              <w:jc w:val="both"/>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7A">
            <w:pPr>
              <w:spacing w:after="0" w:line="360" w:lineRule="auto"/>
              <w:jc w:val="both"/>
              <w:rPr>
                <w:rFonts w:ascii="Inter" w:cs="Inter" w:eastAsia="Inter" w:hAnsi="Inter"/>
                <w:sz w:val="20"/>
                <w:szCs w:val="20"/>
                <w:shd w:fill="e9f4e9" w:val="clear"/>
              </w:rPr>
            </w:pPr>
            <w:r w:rsidDel="00000000" w:rsidR="00000000" w:rsidRPr="00000000">
              <w:rPr>
                <w:rFonts w:ascii="Inter" w:cs="Inter" w:eastAsia="Inter" w:hAnsi="Inter"/>
                <w:sz w:val="20"/>
                <w:szCs w:val="20"/>
                <w:shd w:fill="e9f4e9" w:val="clear"/>
                <w:rtl w:val="0"/>
              </w:rPr>
              <w:t xml:space="preserve">Remote Control Unit</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7B">
            <w:pPr>
              <w:spacing w:after="0" w:line="360" w:lineRule="auto"/>
              <w:jc w:val="both"/>
              <w:rPr>
                <w:rFonts w:ascii="Inter" w:cs="Inter" w:eastAsia="Inter" w:hAnsi="Inter"/>
                <w:sz w:val="20"/>
                <w:szCs w:val="20"/>
                <w:shd w:fill="e9f4e9" w:val="clear"/>
              </w:rPr>
            </w:pPr>
            <w:r w:rsidDel="00000000" w:rsidR="00000000" w:rsidRPr="00000000">
              <w:rPr>
                <w:rFonts w:ascii="Inter" w:cs="Inter" w:eastAsia="Inter" w:hAnsi="Inter"/>
                <w:sz w:val="20"/>
                <w:szCs w:val="20"/>
                <w:shd w:fill="e9f4e9" w:val="clear"/>
                <w:rtl w:val="0"/>
              </w:rPr>
              <w:t xml:space="preserve">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spacing w:after="0"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AIRIS 3 Toolkit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D">
            <w:pPr>
              <w:spacing w:after="0" w:line="360" w:lineRule="auto"/>
              <w:jc w:val="both"/>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7E">
            <w:pPr>
              <w:spacing w:after="0" w:line="360" w:lineRule="auto"/>
              <w:jc w:val="both"/>
              <w:rPr>
                <w:rFonts w:ascii="Inter" w:cs="Inter" w:eastAsia="Inter" w:hAnsi="Inter"/>
                <w:sz w:val="20"/>
                <w:szCs w:val="20"/>
                <w:shd w:fill="e9f4e9" w:val="clear"/>
              </w:rPr>
            </w:pPr>
            <w:r w:rsidDel="00000000" w:rsidR="00000000" w:rsidRPr="00000000">
              <w:rPr>
                <w:rFonts w:ascii="Inter" w:cs="Inter" w:eastAsia="Inter" w:hAnsi="Inter"/>
                <w:sz w:val="20"/>
                <w:szCs w:val="20"/>
                <w:shd w:fill="e9f4e9" w:val="clear"/>
                <w:rtl w:val="0"/>
              </w:rPr>
              <w:t xml:space="preserve">Travel Case</w:t>
            </w:r>
          </w:p>
        </w:tc>
        <w:tc>
          <w:tcPr>
            <w:tcBorders>
              <w:top w:color="000000" w:space="0" w:sz="0" w:val="nil"/>
              <w:left w:color="000000" w:space="0" w:sz="0" w:val="nil"/>
              <w:bottom w:color="000000" w:space="0" w:sz="0" w:val="nil"/>
              <w:right w:color="000000" w:space="0" w:sz="0" w:val="nil"/>
            </w:tcBorders>
            <w:shd w:fill="e9f4e9" w:val="clear"/>
            <w:tcMar>
              <w:top w:w="0.0" w:type="dxa"/>
              <w:left w:w="100.0" w:type="dxa"/>
              <w:bottom w:w="0.0" w:type="dxa"/>
              <w:right w:w="100.0" w:type="dxa"/>
            </w:tcMar>
            <w:vAlign w:val="top"/>
          </w:tcPr>
          <w:p w:rsidR="00000000" w:rsidDel="00000000" w:rsidP="00000000" w:rsidRDefault="00000000" w:rsidRPr="00000000" w14:paraId="0000007F">
            <w:pPr>
              <w:spacing w:after="0" w:line="360" w:lineRule="auto"/>
              <w:jc w:val="both"/>
              <w:rPr>
                <w:rFonts w:ascii="Inter" w:cs="Inter" w:eastAsia="Inter" w:hAnsi="Inter"/>
                <w:sz w:val="20"/>
                <w:szCs w:val="20"/>
                <w:shd w:fill="e9f4e9" w:val="clear"/>
              </w:rPr>
            </w:pPr>
            <w:r w:rsidDel="00000000" w:rsidR="00000000" w:rsidRPr="00000000">
              <w:rPr>
                <w:rFonts w:ascii="Inter" w:cs="Inter" w:eastAsia="Inter" w:hAnsi="Inter"/>
                <w:sz w:val="20"/>
                <w:szCs w:val="20"/>
                <w:shd w:fill="e9f4e9" w:val="clear"/>
                <w:rtl w:val="0"/>
              </w:rPr>
              <w:t xml:space="preserve">1</w:t>
            </w:r>
          </w:p>
        </w:tc>
      </w:tr>
    </w:tbl>
    <w:p w:rsidR="00000000" w:rsidDel="00000000" w:rsidP="00000000" w:rsidRDefault="00000000" w:rsidRPr="00000000" w14:paraId="00000080">
      <w:pPr>
        <w:spacing w:after="0" w:line="240" w:lineRule="auto"/>
        <w:jc w:val="both"/>
        <w:rPr>
          <w:rFonts w:ascii="Inter" w:cs="Inter" w:eastAsia="Inter" w:hAnsi="Inter"/>
          <w:b w:val="1"/>
          <w:bCs w:val="1"/>
          <w:color w:val="4ea34e"/>
        </w:rPr>
      </w:pPr>
      <w:r w:rsidDel="00000000" w:rsidR="00000000" w:rsidRPr="00000000">
        <w:rPr>
          <w:rtl w:val="0"/>
        </w:rPr>
      </w:r>
    </w:p>
    <w:p w:rsidR="00000000" w:rsidDel="00000000" w:rsidP="00000000" w:rsidRDefault="00000000" w:rsidRPr="00000000" w14:paraId="00000081">
      <w:pPr>
        <w:spacing w:after="0" w:line="240" w:lineRule="auto"/>
        <w:jc w:val="both"/>
        <w:rPr>
          <w:rFonts w:ascii="Inter" w:cs="Inter" w:eastAsia="Inter" w:hAnsi="Inter"/>
          <w:b w:val="1"/>
          <w:bCs w:val="1"/>
          <w:color w:val="4ea34e"/>
        </w:rPr>
      </w:pPr>
      <w:r w:rsidDel="00000000" w:rsidR="00000000" w:rsidRPr="00000000">
        <w:rPr>
          <w:rFonts w:ascii="Inter" w:cs="Inter" w:eastAsia="Inter" w:hAnsi="Inter"/>
          <w:b w:val="1"/>
          <w:bCs w:val="1"/>
          <w:color w:val="4ea34e"/>
          <w:rtl w:val="0"/>
        </w:rPr>
        <w:t xml:space="preserve">5.3. GENERAL TERMS</w:t>
      </w:r>
    </w:p>
    <w:p w:rsidR="00000000" w:rsidDel="00000000" w:rsidP="00000000" w:rsidRDefault="00000000" w:rsidRPr="00000000" w14:paraId="00000082">
      <w:pPr>
        <w:spacing w:after="0"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83">
      <w:pPr>
        <w:spacing w:after="0"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Lead Times</w:t>
      </w:r>
    </w:p>
    <w:p w:rsidR="00000000" w:rsidDel="00000000" w:rsidP="00000000" w:rsidRDefault="00000000" w:rsidRPr="00000000" w14:paraId="00000084">
      <w:pPr>
        <w:spacing w:after="0" w:line="240" w:lineRule="auto"/>
        <w:rPr>
          <w:rFonts w:ascii="Inter" w:cs="Inter" w:eastAsia="Inter" w:hAnsi="Inter"/>
        </w:rPr>
      </w:pPr>
      <w:r w:rsidDel="00000000" w:rsidR="00000000" w:rsidRPr="00000000">
        <w:rPr>
          <w:rFonts w:ascii="Inter" w:cs="Inter" w:eastAsia="Inter" w:hAnsi="Inter"/>
          <w:rtl w:val="0"/>
        </w:rPr>
        <w:t xml:space="preserve">ARC will deliver units 45 days after receiving order and payment for aircraft.</w:t>
      </w:r>
    </w:p>
    <w:p w:rsidR="00000000" w:rsidDel="00000000" w:rsidP="00000000" w:rsidRDefault="00000000" w:rsidRPr="00000000" w14:paraId="00000085">
      <w:pPr>
        <w:spacing w:after="0" w:line="240" w:lineRule="auto"/>
        <w:rPr>
          <w:rFonts w:ascii="Inter" w:cs="Inter" w:eastAsia="Inter" w:hAnsi="Inter"/>
        </w:rPr>
      </w:pPr>
      <w:r w:rsidDel="00000000" w:rsidR="00000000" w:rsidRPr="00000000">
        <w:rPr>
          <w:rtl w:val="0"/>
        </w:rPr>
      </w:r>
    </w:p>
    <w:p w:rsidR="00000000" w:rsidDel="00000000" w:rsidP="00000000" w:rsidRDefault="00000000" w:rsidRPr="00000000" w14:paraId="00000086">
      <w:pPr>
        <w:spacing w:after="0"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Returns</w:t>
      </w:r>
    </w:p>
    <w:p w:rsidR="00000000" w:rsidDel="00000000" w:rsidP="00000000" w:rsidRDefault="00000000" w:rsidRPr="00000000" w14:paraId="00000087">
      <w:pPr>
        <w:spacing w:after="0" w:line="240" w:lineRule="auto"/>
        <w:rPr>
          <w:rFonts w:ascii="Inter" w:cs="Inter" w:eastAsia="Inter" w:hAnsi="Inter"/>
        </w:rPr>
      </w:pPr>
      <w:r w:rsidDel="00000000" w:rsidR="00000000" w:rsidRPr="00000000">
        <w:rPr>
          <w:rFonts w:ascii="Inter" w:cs="Inter" w:eastAsia="Inter" w:hAnsi="Inter"/>
          <w:highlight w:val="white"/>
          <w:rtl w:val="0"/>
        </w:rPr>
        <w:t xml:space="preserve">Terms and Conditions of Return policy is stated in the Appendix.</w:t>
      </w:r>
      <w:r w:rsidDel="00000000" w:rsidR="00000000" w:rsidRPr="00000000">
        <w:rPr>
          <w:rtl w:val="0"/>
        </w:rPr>
      </w:r>
    </w:p>
    <w:p w:rsidR="00000000" w:rsidDel="00000000" w:rsidP="00000000" w:rsidRDefault="00000000" w:rsidRPr="00000000" w14:paraId="00000088">
      <w:pPr>
        <w:spacing w:after="0" w:line="240" w:lineRule="auto"/>
        <w:rPr>
          <w:rFonts w:ascii="Inter" w:cs="Inter" w:eastAsia="Inter" w:hAnsi="Inter"/>
          <w:sz w:val="24"/>
          <w:szCs w:val="24"/>
          <w:highlight w:val="white"/>
        </w:rPr>
      </w:pPr>
      <w:r w:rsidDel="00000000" w:rsidR="00000000" w:rsidRPr="00000000">
        <w:rPr>
          <w:rtl w:val="0"/>
        </w:rPr>
      </w:r>
    </w:p>
    <w:p w:rsidR="00000000" w:rsidDel="00000000" w:rsidP="00000000" w:rsidRDefault="00000000" w:rsidRPr="00000000" w14:paraId="00000089">
      <w:pPr>
        <w:spacing w:after="0" w:line="240" w:lineRule="auto"/>
        <w:jc w:val="both"/>
        <w:rPr>
          <w:rFonts w:ascii="Inter" w:cs="Inter" w:eastAsia="Inter" w:hAnsi="Inter"/>
          <w:b w:val="1"/>
          <w:bCs w:val="1"/>
          <w:color w:val="4ea34e"/>
        </w:rPr>
      </w:pPr>
      <w:r w:rsidDel="00000000" w:rsidR="00000000" w:rsidRPr="00000000">
        <w:rPr>
          <w:rFonts w:ascii="Inter" w:cs="Inter" w:eastAsia="Inter" w:hAnsi="Inter"/>
          <w:b w:val="1"/>
          <w:bCs w:val="1"/>
          <w:color w:val="4ea34e"/>
          <w:rtl w:val="0"/>
        </w:rPr>
        <w:t xml:space="preserve">5.4. REPAIRS, SERVICE, AND PARTS</w:t>
      </w:r>
    </w:p>
    <w:p w:rsidR="00000000" w:rsidDel="00000000" w:rsidP="00000000" w:rsidRDefault="00000000" w:rsidRPr="00000000" w14:paraId="0000008A">
      <w:pPr>
        <w:spacing w:after="0"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Repairs &amp; Service</w:t>
      </w:r>
    </w:p>
    <w:p w:rsidR="00000000" w:rsidDel="00000000" w:rsidP="00000000" w:rsidRDefault="00000000" w:rsidRPr="00000000" w14:paraId="0000008B">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For repair services that cannot be completed by the Operator, customers will need to ship the aircraft or components requiring repair to ARC's </w:t>
      </w:r>
      <w:r w:rsidDel="00000000" w:rsidR="00000000" w:rsidRPr="00000000">
        <w:rPr>
          <w:rFonts w:ascii="Inter" w:cs="Inter" w:eastAsia="Inter" w:hAnsi="Inter"/>
          <w:highlight w:val="white"/>
          <w:rtl w:val="0"/>
        </w:rPr>
        <w:t xml:space="preserve">facility</w:t>
      </w:r>
      <w:r w:rsidDel="00000000" w:rsidR="00000000" w:rsidRPr="00000000">
        <w:rPr>
          <w:rFonts w:ascii="Inter" w:cs="Inter" w:eastAsia="Inter" w:hAnsi="Inter"/>
          <w:highlight w:val="white"/>
          <w:rtl w:val="0"/>
        </w:rPr>
        <w:t xml:space="preserve"> located at 440 N Wolfe Rd, Sunnyvale, CA 94085. </w:t>
      </w:r>
      <w:r w:rsidDel="00000000" w:rsidR="00000000" w:rsidRPr="00000000">
        <w:rPr>
          <w:rFonts w:ascii="Arial" w:cs="Arial" w:eastAsia="Arial" w:hAnsi="Arial"/>
          <w:highlight w:val="white"/>
          <w:rtl w:val="0"/>
        </w:rPr>
        <w:t xml:space="preserve">Buyer is responsible for shipping costs to return Product to ARC.</w:t>
      </w:r>
      <w:r w:rsidDel="00000000" w:rsidR="00000000" w:rsidRPr="00000000">
        <w:rPr>
          <w:rFonts w:ascii="Inter" w:cs="Inter" w:eastAsia="Inter" w:hAnsi="Inter"/>
          <w:highlight w:val="white"/>
          <w:rtl w:val="0"/>
        </w:rPr>
        <w:t xml:space="preserve"> The shipping costs must be prepaid and the Product should be shipped in its original container, or an equivalent, properly packed to withstand the hazards of shipment and be fully insured.</w:t>
      </w:r>
      <w:r w:rsidDel="00000000" w:rsidR="00000000" w:rsidRPr="00000000">
        <w:rPr>
          <w:rtl w:val="0"/>
        </w:rPr>
      </w:r>
    </w:p>
    <w:p w:rsidR="00000000" w:rsidDel="00000000" w:rsidP="00000000" w:rsidRDefault="00000000" w:rsidRPr="00000000" w14:paraId="0000008C">
      <w:pPr>
        <w:spacing w:after="0" w:line="240" w:lineRule="auto"/>
        <w:rPr>
          <w:rFonts w:ascii="Inter" w:cs="Inter" w:eastAsia="Inter" w:hAnsi="Inter"/>
        </w:rPr>
      </w:pPr>
      <w:r w:rsidDel="00000000" w:rsidR="00000000" w:rsidRPr="00000000">
        <w:rPr>
          <w:rtl w:val="0"/>
        </w:rPr>
      </w:r>
    </w:p>
    <w:p w:rsidR="00000000" w:rsidDel="00000000" w:rsidP="00000000" w:rsidRDefault="00000000" w:rsidRPr="00000000" w14:paraId="0000008D">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All repairs will be performed at this ARC repair depot by our trained technicians. Key details regarding the repair process:</w:t>
      </w:r>
    </w:p>
    <w:p w:rsidR="00000000" w:rsidDel="00000000" w:rsidP="00000000" w:rsidRDefault="00000000" w:rsidRPr="00000000" w14:paraId="0000008E">
      <w:pPr>
        <w:spacing w:after="0" w:line="240" w:lineRule="auto"/>
        <w:rPr>
          <w:rFonts w:ascii="Inter" w:cs="Inter" w:eastAsia="Inter" w:hAnsi="Inter"/>
        </w:rPr>
      </w:pPr>
      <w:r w:rsidDel="00000000" w:rsidR="00000000" w:rsidRPr="00000000">
        <w:rPr>
          <w:rtl w:val="0"/>
        </w:rPr>
      </w:r>
    </w:p>
    <w:p w:rsidR="00000000" w:rsidDel="00000000" w:rsidP="00000000" w:rsidRDefault="00000000" w:rsidRPr="00000000" w14:paraId="0000008F">
      <w:pPr>
        <w:numPr>
          <w:ilvl w:val="0"/>
          <w:numId w:val="8"/>
        </w:numPr>
        <w:spacing w:after="0" w:line="240" w:lineRule="auto"/>
        <w:ind w:left="720" w:hanging="360"/>
        <w:rPr>
          <w:rFonts w:ascii="Inter" w:cs="Inter" w:eastAsia="Inter" w:hAnsi="Inter"/>
          <w:highlight w:val="white"/>
        </w:rPr>
      </w:pPr>
      <w:r w:rsidDel="00000000" w:rsidR="00000000" w:rsidRPr="00000000">
        <w:rPr>
          <w:rFonts w:ascii="Inter" w:cs="Inter" w:eastAsia="Inter" w:hAnsi="Inter"/>
          <w:highlight w:val="white"/>
          <w:rtl w:val="0"/>
        </w:rPr>
        <w:t xml:space="preserve">To initiate a repair, the customer must first obtain a Return Merchandise Authorization (RMA) from ARC.</w:t>
      </w:r>
    </w:p>
    <w:p w:rsidR="00000000" w:rsidDel="00000000" w:rsidP="00000000" w:rsidRDefault="00000000" w:rsidRPr="00000000" w14:paraId="00000090">
      <w:pPr>
        <w:numPr>
          <w:ilvl w:val="0"/>
          <w:numId w:val="8"/>
        </w:numPr>
        <w:spacing w:after="0" w:line="240" w:lineRule="auto"/>
        <w:ind w:left="720" w:hanging="360"/>
        <w:rPr>
          <w:rFonts w:ascii="Inter" w:cs="Inter" w:eastAsia="Inter" w:hAnsi="Inter"/>
          <w:highlight w:val="white"/>
        </w:rPr>
      </w:pPr>
      <w:r w:rsidDel="00000000" w:rsidR="00000000" w:rsidRPr="00000000">
        <w:rPr>
          <w:rFonts w:ascii="Inter" w:cs="Inter" w:eastAsia="Inter" w:hAnsi="Inter"/>
          <w:highlight w:val="white"/>
          <w:rtl w:val="0"/>
        </w:rPr>
        <w:t xml:space="preserve">The aircraft/components must be shipped to the ARC repair facility with the provided RMA number.</w:t>
      </w:r>
    </w:p>
    <w:p w:rsidR="00000000" w:rsidDel="00000000" w:rsidP="00000000" w:rsidRDefault="00000000" w:rsidRPr="00000000" w14:paraId="00000091">
      <w:pPr>
        <w:numPr>
          <w:ilvl w:val="0"/>
          <w:numId w:val="8"/>
        </w:numPr>
        <w:spacing w:after="0" w:line="240" w:lineRule="auto"/>
        <w:ind w:left="720" w:hanging="360"/>
        <w:rPr>
          <w:rFonts w:ascii="Inter" w:cs="Inter" w:eastAsia="Inter" w:hAnsi="Inter"/>
          <w:highlight w:val="white"/>
        </w:rPr>
      </w:pPr>
      <w:r w:rsidDel="00000000" w:rsidR="00000000" w:rsidRPr="00000000">
        <w:rPr>
          <w:rFonts w:ascii="Inter" w:cs="Inter" w:eastAsia="Inter" w:hAnsi="Inter"/>
          <w:highlight w:val="white"/>
          <w:rtl w:val="0"/>
        </w:rPr>
        <w:t xml:space="preserve">Upon receipt, ARC will evaluate the repair requirements and provide a quote for parts and labor costs to the customer.</w:t>
      </w:r>
    </w:p>
    <w:p w:rsidR="00000000" w:rsidDel="00000000" w:rsidP="00000000" w:rsidRDefault="00000000" w:rsidRPr="00000000" w14:paraId="00000092">
      <w:pPr>
        <w:numPr>
          <w:ilvl w:val="0"/>
          <w:numId w:val="8"/>
        </w:numPr>
        <w:spacing w:after="0" w:line="240" w:lineRule="auto"/>
        <w:ind w:left="720" w:hanging="360"/>
        <w:rPr>
          <w:rFonts w:ascii="Inter" w:cs="Inter" w:eastAsia="Inter" w:hAnsi="Inter"/>
          <w:highlight w:val="white"/>
        </w:rPr>
      </w:pPr>
      <w:r w:rsidDel="00000000" w:rsidR="00000000" w:rsidRPr="00000000">
        <w:rPr>
          <w:rFonts w:ascii="Inter" w:cs="Inter" w:eastAsia="Inter" w:hAnsi="Inter"/>
          <w:highlight w:val="white"/>
          <w:rtl w:val="0"/>
        </w:rPr>
        <w:t xml:space="preserve">Once the repair quote is approved by the customer, the repair work will be performed at the ARC facility.</w:t>
      </w:r>
    </w:p>
    <w:p w:rsidR="00000000" w:rsidDel="00000000" w:rsidP="00000000" w:rsidRDefault="00000000" w:rsidRPr="00000000" w14:paraId="00000093">
      <w:pPr>
        <w:numPr>
          <w:ilvl w:val="0"/>
          <w:numId w:val="8"/>
        </w:numPr>
        <w:spacing w:after="0" w:line="240" w:lineRule="auto"/>
        <w:ind w:left="720" w:hanging="360"/>
        <w:rPr>
          <w:rFonts w:ascii="Inter" w:cs="Inter" w:eastAsia="Inter" w:hAnsi="Inter"/>
          <w:highlight w:val="white"/>
        </w:rPr>
      </w:pPr>
      <w:r w:rsidDel="00000000" w:rsidR="00000000" w:rsidRPr="00000000">
        <w:rPr>
          <w:rFonts w:ascii="Inter" w:cs="Inter" w:eastAsia="Inter" w:hAnsi="Inter"/>
          <w:highlight w:val="white"/>
          <w:rtl w:val="0"/>
        </w:rPr>
        <w:t xml:space="preserve">Repaired items will be shipped back to the customer upon completion of work. Buyer is responsible for shipping costs to return Product to Buyer. </w:t>
      </w:r>
    </w:p>
    <w:p w:rsidR="00000000" w:rsidDel="00000000" w:rsidP="00000000" w:rsidRDefault="00000000" w:rsidRPr="00000000" w14:paraId="00000094">
      <w:pPr>
        <w:spacing w:after="0" w:line="240" w:lineRule="auto"/>
        <w:rPr>
          <w:rFonts w:ascii="Inter" w:cs="Inter" w:eastAsia="Inter" w:hAnsi="Inter"/>
        </w:rPr>
      </w:pPr>
      <w:r w:rsidDel="00000000" w:rsidR="00000000" w:rsidRPr="00000000">
        <w:rPr>
          <w:rtl w:val="0"/>
        </w:rPr>
      </w:r>
    </w:p>
    <w:p w:rsidR="00000000" w:rsidDel="00000000" w:rsidP="00000000" w:rsidRDefault="00000000" w:rsidRPr="00000000" w14:paraId="00000095">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Repair Labor Rates:</w:t>
      </w:r>
    </w:p>
    <w:p w:rsidR="00000000" w:rsidDel="00000000" w:rsidP="00000000" w:rsidRDefault="00000000" w:rsidRPr="00000000" w14:paraId="00000096">
      <w:pPr>
        <w:numPr>
          <w:ilvl w:val="0"/>
          <w:numId w:val="6"/>
        </w:numPr>
        <w:spacing w:after="0" w:line="240" w:lineRule="auto"/>
        <w:ind w:left="720" w:hanging="360"/>
        <w:rPr>
          <w:rFonts w:ascii="Inter" w:cs="Inter" w:eastAsia="Inter" w:hAnsi="Inter"/>
          <w:highlight w:val="white"/>
        </w:rPr>
      </w:pPr>
      <w:r w:rsidDel="00000000" w:rsidR="00000000" w:rsidRPr="00000000">
        <w:rPr>
          <w:rFonts w:ascii="Inter" w:cs="Inter" w:eastAsia="Inter" w:hAnsi="Inter"/>
          <w:highlight w:val="white"/>
          <w:rtl w:val="0"/>
        </w:rPr>
        <w:t xml:space="preserve">Standard Repair Technician: $125/hour (billed in 15-min increments, 1-hr minimum)</w:t>
      </w:r>
    </w:p>
    <w:p w:rsidR="00000000" w:rsidDel="00000000" w:rsidP="00000000" w:rsidRDefault="00000000" w:rsidRPr="00000000" w14:paraId="00000097">
      <w:pPr>
        <w:numPr>
          <w:ilvl w:val="0"/>
          <w:numId w:val="6"/>
        </w:numPr>
        <w:spacing w:after="0" w:line="240" w:lineRule="auto"/>
        <w:ind w:left="720" w:hanging="360"/>
        <w:rPr>
          <w:rFonts w:ascii="Inter" w:cs="Inter" w:eastAsia="Inter" w:hAnsi="Inter"/>
          <w:highlight w:val="white"/>
        </w:rPr>
      </w:pPr>
      <w:r w:rsidDel="00000000" w:rsidR="00000000" w:rsidRPr="00000000">
        <w:rPr>
          <w:rFonts w:ascii="Inter" w:cs="Inter" w:eastAsia="Inter" w:hAnsi="Inter"/>
          <w:highlight w:val="white"/>
          <w:rtl w:val="0"/>
        </w:rPr>
        <w:t xml:space="preserve">Engineering Support (if required): $175/hour</w:t>
      </w:r>
    </w:p>
    <w:p w:rsidR="00000000" w:rsidDel="00000000" w:rsidP="00000000" w:rsidRDefault="00000000" w:rsidRPr="00000000" w14:paraId="00000098">
      <w:pPr>
        <w:spacing w:after="0" w:line="240" w:lineRule="auto"/>
        <w:rPr>
          <w:rFonts w:ascii="Inter" w:cs="Inter" w:eastAsia="Inter" w:hAnsi="Inter"/>
        </w:rPr>
      </w:pPr>
      <w:r w:rsidDel="00000000" w:rsidR="00000000" w:rsidRPr="00000000">
        <w:rPr>
          <w:rtl w:val="0"/>
        </w:rPr>
      </w:r>
    </w:p>
    <w:p w:rsidR="00000000" w:rsidDel="00000000" w:rsidP="00000000" w:rsidRDefault="00000000" w:rsidRPr="00000000" w14:paraId="00000099">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Replacement Parts Pricing:</w:t>
      </w:r>
    </w:p>
    <w:p w:rsidR="00000000" w:rsidDel="00000000" w:rsidP="00000000" w:rsidRDefault="00000000" w:rsidRPr="00000000" w14:paraId="0000009A">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Any required replacement components/parts will be charged at current OEM list price plus a 15% handling fee.</w:t>
      </w:r>
    </w:p>
    <w:p w:rsidR="00000000" w:rsidDel="00000000" w:rsidP="00000000" w:rsidRDefault="00000000" w:rsidRPr="00000000" w14:paraId="0000009B">
      <w:pPr>
        <w:spacing w:after="0" w:line="240" w:lineRule="auto"/>
        <w:rPr>
          <w:rFonts w:ascii="Inter" w:cs="Inter" w:eastAsia="Inter" w:hAnsi="Inter"/>
        </w:rPr>
      </w:pPr>
      <w:r w:rsidDel="00000000" w:rsidR="00000000" w:rsidRPr="00000000">
        <w:rPr>
          <w:rtl w:val="0"/>
        </w:rPr>
      </w:r>
    </w:p>
    <w:p w:rsidR="00000000" w:rsidDel="00000000" w:rsidP="00000000" w:rsidRDefault="00000000" w:rsidRPr="00000000" w14:paraId="0000009C">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By having customers ship products to our centralized repair depot, ARC can ensure consistent quality control in accordance with ARC specifications, efficient repair workflows, and availability of specialized tools/equipment required for maintenance of our aircraft systems.</w:t>
      </w:r>
    </w:p>
    <w:p w:rsidR="00000000" w:rsidDel="00000000" w:rsidP="00000000" w:rsidRDefault="00000000" w:rsidRPr="00000000" w14:paraId="0000009D">
      <w:pPr>
        <w:spacing w:after="0" w:line="240" w:lineRule="auto"/>
        <w:rPr>
          <w:rFonts w:ascii="Inter" w:cs="Inter" w:eastAsia="Inter" w:hAnsi="Inter"/>
          <w:highlight w:val="white"/>
        </w:rPr>
      </w:pPr>
      <w:r w:rsidDel="00000000" w:rsidR="00000000" w:rsidRPr="00000000">
        <w:rPr>
          <w:rtl w:val="0"/>
        </w:rPr>
      </w:r>
    </w:p>
    <w:p w:rsidR="00000000" w:rsidDel="00000000" w:rsidP="00000000" w:rsidRDefault="00000000" w:rsidRPr="00000000" w14:paraId="0000009E">
      <w:pPr>
        <w:spacing w:after="0" w:line="240" w:lineRule="auto"/>
        <w:rPr>
          <w:rFonts w:ascii="Inter" w:cs="Inter" w:eastAsia="Inter" w:hAnsi="Inter"/>
          <w:highlight w:val="white"/>
        </w:rPr>
      </w:pPr>
      <w:r w:rsidDel="00000000" w:rsidR="00000000" w:rsidRPr="00000000">
        <w:rPr>
          <w:rtl w:val="0"/>
        </w:rPr>
      </w:r>
    </w:p>
    <w:p w:rsidR="00000000" w:rsidDel="00000000" w:rsidP="00000000" w:rsidRDefault="00000000" w:rsidRPr="00000000" w14:paraId="0000009F">
      <w:pPr>
        <w:spacing w:after="0" w:line="240" w:lineRule="auto"/>
        <w:jc w:val="both"/>
        <w:rPr>
          <w:rFonts w:ascii="Inter" w:cs="Inter" w:eastAsia="Inter" w:hAnsi="Inter"/>
          <w:b w:val="1"/>
          <w:bCs w:val="1"/>
          <w:color w:val="4ea34e"/>
        </w:rPr>
      </w:pPr>
      <w:r w:rsidDel="00000000" w:rsidR="00000000" w:rsidRPr="00000000">
        <w:rPr>
          <w:rFonts w:ascii="Inter" w:cs="Inter" w:eastAsia="Inter" w:hAnsi="Inter"/>
          <w:b w:val="1"/>
          <w:bCs w:val="1"/>
          <w:color w:val="4ea34e"/>
          <w:rtl w:val="0"/>
        </w:rPr>
        <w:t xml:space="preserve">5.5. DATA RIGHTS AND INTELLECTUAL PROPERTY</w:t>
      </w:r>
    </w:p>
    <w:p w:rsidR="00000000" w:rsidDel="00000000" w:rsidP="00000000" w:rsidRDefault="00000000" w:rsidRPr="00000000" w14:paraId="000000A0">
      <w:pPr>
        <w:spacing w:after="0" w:line="240" w:lineRule="auto"/>
        <w:jc w:val="both"/>
        <w:rPr>
          <w:rFonts w:ascii="Inter" w:cs="Inter" w:eastAsia="Inter" w:hAnsi="Inter"/>
          <w:b w:val="1"/>
          <w:bCs w:val="1"/>
          <w:color w:val="4ea34e"/>
        </w:rPr>
      </w:pPr>
      <w:r w:rsidDel="00000000" w:rsidR="00000000" w:rsidRPr="00000000">
        <w:rPr>
          <w:rtl w:val="0"/>
        </w:rPr>
      </w:r>
    </w:p>
    <w:p w:rsidR="00000000" w:rsidDel="00000000" w:rsidP="00000000" w:rsidRDefault="00000000" w:rsidRPr="00000000" w14:paraId="000000A1">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ARC, as the Original Equipment Manufacturer (OEM), retains exclusive ownership and all proprietary rights, titles and interests in the intellectual property related to the aircraft design, avionics systems, software, firmware, trade secrets, and any other technical data or proprietary information associated with the unmanned aircraft systems being offered.</w:t>
      </w:r>
    </w:p>
    <w:p w:rsidR="00000000" w:rsidDel="00000000" w:rsidP="00000000" w:rsidRDefault="00000000" w:rsidRPr="00000000" w14:paraId="000000A2">
      <w:pPr>
        <w:spacing w:after="0" w:line="240" w:lineRule="auto"/>
        <w:rPr>
          <w:rFonts w:ascii="Inter" w:cs="Inter" w:eastAsia="Inter" w:hAnsi="Inter"/>
        </w:rPr>
      </w:pPr>
      <w:r w:rsidDel="00000000" w:rsidR="00000000" w:rsidRPr="00000000">
        <w:rPr>
          <w:rtl w:val="0"/>
        </w:rPr>
      </w:r>
    </w:p>
    <w:p w:rsidR="00000000" w:rsidDel="00000000" w:rsidP="00000000" w:rsidRDefault="00000000" w:rsidRPr="00000000" w14:paraId="000000A3">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No rights or ownership in ARC's intellectual property are transferred or licensed to the buyer under this agreement. The buyer is strictly prohibited from reverse engineering, decompiling, disassembling or otherwise attempting to derive the source code, designs or technical information from the aircraft, components or associated software/firmware provided.</w:t>
      </w:r>
    </w:p>
    <w:p w:rsidR="00000000" w:rsidDel="00000000" w:rsidP="00000000" w:rsidRDefault="00000000" w:rsidRPr="00000000" w14:paraId="000000A4">
      <w:pPr>
        <w:spacing w:after="0" w:line="240" w:lineRule="auto"/>
        <w:rPr>
          <w:rFonts w:ascii="Inter" w:cs="Inter" w:eastAsia="Inter" w:hAnsi="Inter"/>
        </w:rPr>
      </w:pPr>
      <w:r w:rsidDel="00000000" w:rsidR="00000000" w:rsidRPr="00000000">
        <w:rPr>
          <w:rtl w:val="0"/>
        </w:rPr>
      </w:r>
    </w:p>
    <w:p w:rsidR="00000000" w:rsidDel="00000000" w:rsidP="00000000" w:rsidRDefault="00000000" w:rsidRPr="00000000" w14:paraId="000000A5">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Any unauthorized copying, reproduction, distribution or disclosure of ARC's proprietary information, whether in whole or in part, is expressly forbidden and would constitute a violation of ARC's intellectual property rights.</w:t>
      </w:r>
    </w:p>
    <w:p w:rsidR="00000000" w:rsidDel="00000000" w:rsidP="00000000" w:rsidRDefault="00000000" w:rsidRPr="00000000" w14:paraId="000000A6">
      <w:pPr>
        <w:spacing w:after="0" w:line="240" w:lineRule="auto"/>
        <w:rPr>
          <w:rFonts w:ascii="Inter" w:cs="Inter" w:eastAsia="Inter" w:hAnsi="Inter"/>
        </w:rPr>
      </w:pPr>
      <w:r w:rsidDel="00000000" w:rsidR="00000000" w:rsidRPr="00000000">
        <w:rPr>
          <w:rtl w:val="0"/>
        </w:rPr>
      </w:r>
    </w:p>
    <w:p w:rsidR="00000000" w:rsidDel="00000000" w:rsidP="00000000" w:rsidRDefault="00000000" w:rsidRPr="00000000" w14:paraId="000000A7">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The buyer is granted a limited, non-exclusive, non-transferable license to use the provided software and firmware solely for the operation of the purchased aircraft in accordance with the end-user license agreement (EULA). No other rights are granted.</w:t>
      </w:r>
    </w:p>
    <w:p w:rsidR="00000000" w:rsidDel="00000000" w:rsidP="00000000" w:rsidRDefault="00000000" w:rsidRPr="00000000" w14:paraId="000000A8">
      <w:pPr>
        <w:spacing w:after="0" w:line="240" w:lineRule="auto"/>
        <w:rPr>
          <w:rFonts w:ascii="Inter" w:cs="Inter" w:eastAsia="Inter" w:hAnsi="Inter"/>
        </w:rPr>
      </w:pPr>
      <w:r w:rsidDel="00000000" w:rsidR="00000000" w:rsidRPr="00000000">
        <w:rPr>
          <w:rtl w:val="0"/>
        </w:rPr>
      </w:r>
    </w:p>
    <w:p w:rsidR="00000000" w:rsidDel="00000000" w:rsidP="00000000" w:rsidRDefault="00000000" w:rsidRPr="00000000" w14:paraId="000000A9">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ARC reserves the right to pursue all available legal remedies, including but not limited to injunctive relief and monetary damages, against any party found to be infringing upon its intellectual property rights.</w:t>
      </w:r>
    </w:p>
    <w:p w:rsidR="00000000" w:rsidDel="00000000" w:rsidP="00000000" w:rsidRDefault="00000000" w:rsidRPr="00000000" w14:paraId="000000AA">
      <w:pPr>
        <w:spacing w:after="0" w:line="240" w:lineRule="auto"/>
        <w:rPr>
          <w:rFonts w:ascii="Inter" w:cs="Inter" w:eastAsia="Inter" w:hAnsi="Inter"/>
        </w:rPr>
      </w:pPr>
      <w:r w:rsidDel="00000000" w:rsidR="00000000" w:rsidRPr="00000000">
        <w:rPr>
          <w:rtl w:val="0"/>
        </w:rPr>
      </w:r>
    </w:p>
    <w:p w:rsidR="00000000" w:rsidDel="00000000" w:rsidP="00000000" w:rsidRDefault="00000000" w:rsidRPr="00000000" w14:paraId="000000AB">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By incorporating robust intellectual property protection clauses, we safeguard ARC's valuable proprietary assets and mitigate the risk of our designs being replicated or reverse-engineered by the buyer or any third parties. This language establishes clear boundaries and legal recourse should any infringement occur.</w:t>
      </w:r>
    </w:p>
    <w:p w:rsidR="00000000" w:rsidDel="00000000" w:rsidP="00000000" w:rsidRDefault="00000000" w:rsidRPr="00000000" w14:paraId="000000AC">
      <w:pPr>
        <w:spacing w:after="0" w:line="240" w:lineRule="auto"/>
        <w:rPr>
          <w:rFonts w:ascii="Inter" w:cs="Inter" w:eastAsia="Inter" w:hAnsi="Inter"/>
          <w:highlight w:val="white"/>
        </w:rPr>
      </w:pPr>
      <w:r w:rsidDel="00000000" w:rsidR="00000000" w:rsidRPr="00000000">
        <w:rPr>
          <w:rtl w:val="0"/>
        </w:rPr>
      </w:r>
    </w:p>
    <w:p w:rsidR="00000000" w:rsidDel="00000000" w:rsidP="00000000" w:rsidRDefault="00000000" w:rsidRPr="00000000" w14:paraId="000000AD">
      <w:pPr>
        <w:spacing w:after="0" w:line="240" w:lineRule="auto"/>
        <w:rPr>
          <w:rFonts w:ascii="Inter" w:cs="Inter" w:eastAsia="Inter" w:hAnsi="Inter"/>
          <w:highlight w:val="white"/>
        </w:rPr>
      </w:pPr>
      <w:r w:rsidDel="00000000" w:rsidR="00000000" w:rsidRPr="00000000">
        <w:rPr>
          <w:rFonts w:ascii="Inter" w:cs="Inter" w:eastAsia="Inter" w:hAnsi="Inter"/>
          <w:highlight w:val="white"/>
          <w:rtl w:val="0"/>
        </w:rPr>
        <w:t xml:space="preserve">This agreement and its intellectual property protections are enforceable under the laws of the State of California, without regard to its conflict of laws principles. In the event of any infringement or breach of ARC’s intellectual property rights, ARC reserves the right to pursue all available legal remedies</w:t>
      </w:r>
    </w:p>
    <w:p w:rsidR="00000000" w:rsidDel="00000000" w:rsidP="00000000" w:rsidRDefault="00000000" w:rsidRPr="00000000" w14:paraId="000000AE">
      <w:pPr>
        <w:spacing w:after="0" w:line="240" w:lineRule="auto"/>
        <w:rPr>
          <w:rFonts w:ascii="Inter" w:cs="Inter" w:eastAsia="Inter" w:hAnsi="Inter"/>
          <w:highlight w:val="white"/>
        </w:rPr>
      </w:pPr>
      <w:r w:rsidDel="00000000" w:rsidR="00000000" w:rsidRPr="00000000">
        <w:rPr>
          <w:rtl w:val="0"/>
        </w:rPr>
      </w:r>
    </w:p>
    <w:p w:rsidR="00000000" w:rsidDel="00000000" w:rsidP="00000000" w:rsidRDefault="00000000" w:rsidRPr="00000000" w14:paraId="000000AF">
      <w:pPr>
        <w:spacing w:after="0"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B0">
      <w:pPr>
        <w:spacing w:after="0" w:line="240" w:lineRule="auto"/>
        <w:jc w:val="both"/>
        <w:rPr>
          <w:rFonts w:ascii="Inter" w:cs="Inter" w:eastAsia="Inter" w:hAnsi="Inter"/>
          <w:color w:val="000000"/>
        </w:rPr>
      </w:pPr>
      <w:r w:rsidDel="00000000" w:rsidR="00000000" w:rsidRPr="00000000">
        <w:rPr>
          <w:rFonts w:ascii="Inter" w:cs="Inter" w:eastAsia="Inter" w:hAnsi="Inter"/>
          <w:b w:val="1"/>
          <w:bCs w:val="1"/>
          <w:color w:val="4ea34e"/>
          <w:rtl w:val="0"/>
        </w:rPr>
        <w:t xml:space="preserve">6. PRICING &amp; ESTIMATING PROCEDURES</w:t>
      </w:r>
      <w:r w:rsidDel="00000000" w:rsidR="00000000" w:rsidRPr="00000000">
        <w:rPr>
          <w:rtl w:val="0"/>
        </w:rPr>
      </w:r>
    </w:p>
    <w:p w:rsidR="00000000" w:rsidDel="00000000" w:rsidP="00000000" w:rsidRDefault="00000000" w:rsidRPr="00000000" w14:paraId="000000B1">
      <w:pPr>
        <w:spacing w:after="0" w:line="240" w:lineRule="auto"/>
        <w:rPr>
          <w:rFonts w:ascii="Inter" w:cs="Inter" w:eastAsia="Inter" w:hAnsi="Inter"/>
          <w:b w:val="1"/>
          <w:bCs w:val="1"/>
          <w:color w:val="000000"/>
          <w:highlight w:val="yellow"/>
        </w:rPr>
      </w:pPr>
      <w:bookmarkStart w:colFirst="0" w:colLast="0" w:name="_tyjcwt" w:id="5"/>
      <w:bookmarkEnd w:id="5"/>
      <w:r w:rsidDel="00000000" w:rsidR="00000000" w:rsidRPr="00000000">
        <w:rPr>
          <w:rtl w:val="0"/>
        </w:rPr>
      </w:r>
    </w:p>
    <w:p w:rsidR="00000000" w:rsidDel="00000000" w:rsidP="00000000" w:rsidRDefault="00000000" w:rsidRPr="00000000" w14:paraId="000000B2">
      <w:pPr>
        <w:pStyle w:val="Heading3"/>
        <w:rPr/>
      </w:pPr>
      <w:bookmarkStart w:colFirst="0" w:colLast="0" w:name="_3dy6vkm" w:id="6"/>
      <w:bookmarkEnd w:id="6"/>
      <w:r w:rsidDel="00000000" w:rsidR="00000000" w:rsidRPr="00000000">
        <w:rPr>
          <w:rFonts w:ascii="Inter" w:cs="Inter" w:eastAsia="Inter" w:hAnsi="Inter"/>
          <w:color w:val="4ea34e"/>
          <w:rtl w:val="0"/>
        </w:rPr>
        <w:t xml:space="preserve">6.1. Escalation Rates</w:t>
      </w:r>
      <w:r w:rsidDel="00000000" w:rsidR="00000000" w:rsidRPr="00000000">
        <w:rPr>
          <w:rtl w:val="0"/>
        </w:rPr>
      </w:r>
    </w:p>
    <w:p w:rsidR="00000000" w:rsidDel="00000000" w:rsidP="00000000" w:rsidRDefault="00000000" w:rsidRPr="00000000" w14:paraId="000000B3">
      <w:pPr>
        <w:spacing w:after="0" w:line="276"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0B4">
      <w:pPr>
        <w:spacing w:after="0" w:line="276" w:lineRule="auto"/>
        <w:jc w:val="both"/>
        <w:rPr>
          <w:rFonts w:ascii="Inter" w:cs="Inter" w:eastAsia="Inter" w:hAnsi="Inter"/>
          <w:color w:val="4ea34e"/>
        </w:rPr>
      </w:pPr>
      <w:r w:rsidDel="00000000" w:rsidR="00000000" w:rsidRPr="00000000">
        <w:rPr>
          <w:rFonts w:ascii="Inter" w:cs="Inter" w:eastAsia="Inter" w:hAnsi="Inter"/>
          <w:rtl w:val="0"/>
        </w:rPr>
        <w:t xml:space="preserve">ARC shall estimate escalation on an annual basis. </w:t>
      </w:r>
      <w:r w:rsidDel="00000000" w:rsidR="00000000" w:rsidRPr="00000000">
        <w:rPr>
          <w:rtl w:val="0"/>
        </w:rPr>
      </w:r>
    </w:p>
    <w:p w:rsidR="00000000" w:rsidDel="00000000" w:rsidP="00000000" w:rsidRDefault="00000000" w:rsidRPr="00000000" w14:paraId="000000B5">
      <w:pPr>
        <w:pStyle w:val="Heading3"/>
        <w:rPr>
          <w:rFonts w:ascii="Inter" w:cs="Inter" w:eastAsia="Inter" w:hAnsi="Inter"/>
          <w:color w:val="4ea34e"/>
        </w:rPr>
      </w:pPr>
      <w:bookmarkStart w:colFirst="0" w:colLast="0" w:name="_wlhr51mxix47" w:id="7"/>
      <w:bookmarkEnd w:id="7"/>
      <w:r w:rsidDel="00000000" w:rsidR="00000000" w:rsidRPr="00000000">
        <w:rPr>
          <w:rtl w:val="0"/>
        </w:rPr>
      </w:r>
    </w:p>
    <w:p w:rsidR="00000000" w:rsidDel="00000000" w:rsidP="00000000" w:rsidRDefault="00000000" w:rsidRPr="00000000" w14:paraId="000000B6">
      <w:pPr>
        <w:pStyle w:val="Heading3"/>
        <w:rPr>
          <w:rFonts w:ascii="Inter" w:cs="Inter" w:eastAsia="Inter" w:hAnsi="Inter"/>
          <w:color w:val="4ea34e"/>
        </w:rPr>
      </w:pPr>
      <w:bookmarkStart w:colFirst="0" w:colLast="0" w:name="_6fposmv0nxjt" w:id="8"/>
      <w:bookmarkEnd w:id="8"/>
      <w:r w:rsidDel="00000000" w:rsidR="00000000" w:rsidRPr="00000000">
        <w:rPr>
          <w:rtl w:val="0"/>
        </w:rPr>
      </w:r>
    </w:p>
    <w:p w:rsidR="00000000" w:rsidDel="00000000" w:rsidP="00000000" w:rsidRDefault="00000000" w:rsidRPr="00000000" w14:paraId="000000B7">
      <w:pPr>
        <w:pStyle w:val="Heading3"/>
        <w:rPr>
          <w:rFonts w:ascii="Inter" w:cs="Inter" w:eastAsia="Inter" w:hAnsi="Inter"/>
          <w:color w:val="4ea34e"/>
        </w:rPr>
      </w:pPr>
      <w:bookmarkStart w:colFirst="0" w:colLast="0" w:name="_1t3h5sf" w:id="9"/>
      <w:bookmarkEnd w:id="9"/>
      <w:r w:rsidDel="00000000" w:rsidR="00000000" w:rsidRPr="00000000">
        <w:rPr>
          <w:rFonts w:ascii="Inter" w:cs="Inter" w:eastAsia="Inter" w:hAnsi="Inter"/>
          <w:color w:val="4ea34e"/>
          <w:rtl w:val="0"/>
        </w:rPr>
        <w:t xml:space="preserve">6.2. PRICING</w:t>
      </w:r>
    </w:p>
    <w:p w:rsidR="00000000" w:rsidDel="00000000" w:rsidP="00000000" w:rsidRDefault="00000000" w:rsidRPr="00000000" w14:paraId="000000B8">
      <w:pPr>
        <w:spacing w:after="240" w:before="240" w:line="240" w:lineRule="auto"/>
        <w:jc w:val="both"/>
        <w:rPr>
          <w:rFonts w:ascii="Inter" w:cs="Inter" w:eastAsia="Inter" w:hAnsi="Inter"/>
          <w:b w:val="1"/>
          <w:bCs w:val="1"/>
        </w:rPr>
      </w:pPr>
      <w:r w:rsidDel="00000000" w:rsidR="00000000" w:rsidRPr="00000000">
        <w:rPr>
          <w:rFonts w:ascii="Inter" w:cs="Inter" w:eastAsia="Inter" w:hAnsi="Inter"/>
          <w:rtl w:val="0"/>
        </w:rPr>
        <w:t xml:space="preserve">We offer the following pricing for the Airis 3 Package and associated components:</w:t>
      </w:r>
      <w:r w:rsidDel="00000000" w:rsidR="00000000" w:rsidRPr="00000000">
        <w:rPr>
          <w:rtl w:val="0"/>
        </w:rPr>
      </w:r>
    </w:p>
    <w:p w:rsidR="00000000" w:rsidDel="00000000" w:rsidP="00000000" w:rsidRDefault="00000000" w:rsidRPr="00000000" w14:paraId="000000B9">
      <w:pPr>
        <w:spacing w:after="0" w:line="240" w:lineRule="auto"/>
        <w:jc w:val="both"/>
        <w:rPr>
          <w:rFonts w:ascii="Inter" w:cs="Inter" w:eastAsia="Inter" w:hAnsi="Inter"/>
          <w:b w:val="1"/>
          <w:bCs w:val="1"/>
        </w:rPr>
      </w:pPr>
      <w:r w:rsidDel="00000000" w:rsidR="00000000" w:rsidRPr="00000000">
        <w:rPr>
          <w:rtl w:val="0"/>
        </w:rPr>
      </w:r>
    </w:p>
    <w:tbl>
      <w:tblPr>
        <w:tblStyle w:val="Table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915"/>
        <w:gridCol w:w="2130"/>
        <w:gridCol w:w="2100"/>
        <w:tblGridChange w:id="0">
          <w:tblGrid>
            <w:gridCol w:w="4170"/>
            <w:gridCol w:w="915"/>
            <w:gridCol w:w="2130"/>
            <w:gridCol w:w="2100"/>
          </w:tblGrid>
        </w:tblGridChange>
      </w:tblGrid>
      <w:tr>
        <w:trPr>
          <w:cantSplit w:val="0"/>
          <w:trHeight w:val="255" w:hRule="atLeast"/>
          <w:tblHeader w:val="1"/>
        </w:trPr>
        <w:tc>
          <w:tcPr>
            <w:tcBorders>
              <w:top w:color="ffffff" w:space="0" w:sz="6" w:val="single"/>
              <w:left w:color="ffffff" w:space="0" w:sz="6" w:val="single"/>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BA">
            <w:pPr>
              <w:spacing w:after="0" w:line="276" w:lineRule="auto"/>
              <w:jc w:val="both"/>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ITEM</w:t>
            </w:r>
          </w:p>
        </w:tc>
        <w:tc>
          <w:tcPr>
            <w:tcBorders>
              <w:top w:color="ffffff" w:space="0" w:sz="6" w:val="single"/>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BB">
            <w:pPr>
              <w:spacing w:after="0" w:line="276" w:lineRule="auto"/>
              <w:jc w:val="both"/>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QTY</w:t>
            </w:r>
          </w:p>
        </w:tc>
        <w:tc>
          <w:tcPr>
            <w:tcBorders>
              <w:top w:color="ffffff" w:space="0" w:sz="6" w:val="single"/>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BC">
            <w:pPr>
              <w:spacing w:after="0" w:line="276" w:lineRule="auto"/>
              <w:jc w:val="both"/>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UNIT PRICE</w:t>
            </w:r>
          </w:p>
        </w:tc>
        <w:tc>
          <w:tcPr>
            <w:tcBorders>
              <w:top w:color="ffffff" w:space="0" w:sz="6" w:val="single"/>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BD">
            <w:pPr>
              <w:spacing w:after="0" w:line="276" w:lineRule="auto"/>
              <w:jc w:val="both"/>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TOTAL</w:t>
            </w:r>
          </w:p>
        </w:tc>
      </w:tr>
      <w:tr>
        <w:trPr>
          <w:cantSplit w:val="0"/>
          <w:trHeight w:val="270" w:hRule="atLeast"/>
          <w:tblHeader w:val="1"/>
        </w:trPr>
        <w:tc>
          <w:tcPr>
            <w:tcBorders>
              <w:top w:color="000000" w:space="0" w:sz="0" w:val="nil"/>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AIRIS 3 Package</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$15,990</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$15,990</w:t>
            </w:r>
          </w:p>
        </w:tc>
      </w:tr>
      <w:tr>
        <w:trPr>
          <w:cantSplit w:val="0"/>
          <w:trHeight w:val="255" w:hRule="atLeast"/>
          <w:tblHeader w:val="1"/>
        </w:trPr>
        <w:tc>
          <w:tcPr>
            <w:tcBorders>
              <w:top w:color="000000" w:space="0" w:sz="0" w:val="nil"/>
              <w:left w:color="ffffff" w:space="0" w:sz="6" w:val="single"/>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C2">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Winch System</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C3">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C4">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$4,990</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C5">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$4,990</w:t>
            </w:r>
          </w:p>
        </w:tc>
      </w:tr>
      <w:tr>
        <w:trPr>
          <w:cantSplit w:val="0"/>
          <w:trHeight w:val="255" w:hRule="atLeast"/>
          <w:tblHeader w:val="1"/>
        </w:trPr>
        <w:tc>
          <w:tcPr>
            <w:tcBorders>
              <w:top w:color="000000" w:space="0" w:sz="0" w:val="nil"/>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Battery Unit</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2</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$1535</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$3070</w:t>
            </w:r>
          </w:p>
        </w:tc>
      </w:tr>
      <w:tr>
        <w:trPr>
          <w:cantSplit w:val="0"/>
          <w:trHeight w:val="255" w:hRule="atLeast"/>
          <w:tblHeader w:val="1"/>
        </w:trPr>
        <w:tc>
          <w:tcPr>
            <w:tcBorders>
              <w:top w:color="000000" w:space="0" w:sz="0" w:val="nil"/>
              <w:left w:color="ffffff" w:space="0" w:sz="6" w:val="single"/>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CA">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Battery Charging Unit</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CB">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CC">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$700</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CD">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$700</w:t>
            </w:r>
          </w:p>
        </w:tc>
      </w:tr>
      <w:tr>
        <w:trPr>
          <w:cantSplit w:val="0"/>
          <w:trHeight w:val="270" w:hRule="atLeast"/>
          <w:tblHeader w:val="1"/>
        </w:trPr>
        <w:tc>
          <w:tcPr>
            <w:tcBorders>
              <w:top w:color="000000" w:space="0" w:sz="0" w:val="nil"/>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Parachute Recovery System</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$5,999</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$5,999</w:t>
            </w:r>
          </w:p>
        </w:tc>
      </w:tr>
      <w:tr>
        <w:trPr>
          <w:cantSplit w:val="0"/>
          <w:trHeight w:val="270" w:hRule="atLeast"/>
          <w:tblHeader w:val="1"/>
        </w:trPr>
        <w:tc>
          <w:tcPr>
            <w:tcBorders>
              <w:top w:color="000000" w:space="0" w:sz="0" w:val="nil"/>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Travel Case</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$2999</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$2999</w:t>
            </w:r>
          </w:p>
        </w:tc>
      </w:tr>
      <w:tr>
        <w:trPr>
          <w:cantSplit w:val="0"/>
          <w:trHeight w:val="585" w:hRule="atLeast"/>
          <w:tblHeader w:val="1"/>
        </w:trPr>
        <w:tc>
          <w:tcPr>
            <w:tcBorders>
              <w:top w:color="000000" w:space="0" w:sz="0" w:val="nil"/>
              <w:left w:color="ffffff" w:space="0" w:sz="6" w:val="single"/>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D6">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Software Suite Annual Support per 1 system</w:t>
            </w:r>
          </w:p>
          <w:p w:rsidR="00000000" w:rsidDel="00000000" w:rsidP="00000000" w:rsidRDefault="00000000" w:rsidRPr="00000000" w14:paraId="000000D7">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(2 months free) for 2 years </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D8">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D9">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$175/month</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DA">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$4200</w:t>
            </w:r>
          </w:p>
        </w:tc>
      </w:tr>
      <w:tr>
        <w:trPr>
          <w:cantSplit w:val="0"/>
          <w:trHeight w:val="270" w:hRule="atLeast"/>
          <w:tblHeader w:val="1"/>
        </w:trPr>
        <w:tc>
          <w:tcPr>
            <w:tcBorders>
              <w:top w:color="000000" w:space="0" w:sz="0" w:val="nil"/>
              <w:left w:color="ffffff" w:space="0" w:sz="6" w:val="single"/>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DB">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Training/Customer On-board (Days)</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DC">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3</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DD">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$400</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DE">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$1200</w:t>
            </w:r>
          </w:p>
        </w:tc>
      </w:tr>
      <w:tr>
        <w:trPr>
          <w:cantSplit w:val="0"/>
          <w:trHeight w:val="270" w:hRule="atLeast"/>
          <w:tblHeader w:val="1"/>
        </w:trPr>
        <w:tc>
          <w:tcPr>
            <w:tcBorders>
              <w:top w:color="000000" w:space="0" w:sz="0" w:val="nil"/>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Standard 1-Year UA Warranty</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$0</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$0</w:t>
            </w:r>
          </w:p>
        </w:tc>
      </w:tr>
      <w:tr>
        <w:trPr>
          <w:cantSplit w:val="0"/>
          <w:trHeight w:val="270" w:hRule="atLeast"/>
          <w:tblHeader w:val="1"/>
        </w:trPr>
        <w:tc>
          <w:tcPr>
            <w:tcBorders>
              <w:top w:color="000000" w:space="0" w:sz="0" w:val="nil"/>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1-Year Extended UA Warranty</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2</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$2,499</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$4,998</w:t>
            </w:r>
          </w:p>
        </w:tc>
      </w:tr>
      <w:tr>
        <w:trPr>
          <w:cantSplit w:val="0"/>
          <w:trHeight w:val="270" w:hRule="atLeast"/>
          <w:tblHeader w:val="1"/>
        </w:trPr>
        <w:tc>
          <w:tcPr>
            <w:tcBorders>
              <w:top w:color="000000" w:space="0" w:sz="0" w:val="nil"/>
              <w:left w:color="ffffff" w:space="0" w:sz="6" w:val="single"/>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E7">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RFQ Total Package cost</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E8">
            <w:pPr>
              <w:spacing w:after="0" w:line="276" w:lineRule="auto"/>
              <w:jc w:val="both"/>
              <w:rPr>
                <w:rFonts w:ascii="Inter" w:cs="Inter" w:eastAsia="Inter" w:hAnsi="Inter"/>
                <w:sz w:val="20"/>
                <w:szCs w:val="20"/>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E9">
            <w:pPr>
              <w:spacing w:after="0" w:line="276" w:lineRule="auto"/>
              <w:jc w:val="both"/>
              <w:rPr>
                <w:rFonts w:ascii="Inter" w:cs="Inter" w:eastAsia="Inter" w:hAnsi="Inter"/>
                <w:sz w:val="20"/>
                <w:szCs w:val="20"/>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EA">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$44146</w:t>
            </w:r>
          </w:p>
        </w:tc>
      </w:tr>
    </w:tbl>
    <w:p w:rsidR="00000000" w:rsidDel="00000000" w:rsidP="00000000" w:rsidRDefault="00000000" w:rsidRPr="00000000" w14:paraId="000000EB">
      <w:pPr>
        <w:spacing w:after="0" w:line="240" w:lineRule="auto"/>
        <w:jc w:val="both"/>
        <w:rPr>
          <w:rFonts w:ascii="Inter" w:cs="Inter" w:eastAsia="Inter" w:hAnsi="Inter"/>
          <w:b w:val="1"/>
          <w:bCs w:val="1"/>
        </w:rPr>
      </w:pPr>
      <w:r w:rsidDel="00000000" w:rsidR="00000000" w:rsidRPr="00000000">
        <w:rPr>
          <w:rtl w:val="0"/>
        </w:rPr>
      </w:r>
    </w:p>
    <w:p w:rsidR="00000000" w:rsidDel="00000000" w:rsidP="00000000" w:rsidRDefault="00000000" w:rsidRPr="00000000" w14:paraId="000000EC">
      <w:pPr>
        <w:spacing w:after="240" w:before="240" w:line="240" w:lineRule="auto"/>
        <w:jc w:val="both"/>
        <w:rPr>
          <w:rFonts w:ascii="Inter" w:cs="Inter" w:eastAsia="Inter" w:hAnsi="Inter"/>
          <w:b w:val="1"/>
          <w:bCs w:val="1"/>
        </w:rPr>
      </w:pPr>
      <w:r w:rsidDel="00000000" w:rsidR="00000000" w:rsidRPr="00000000">
        <w:rPr>
          <w:rFonts w:ascii="Inter" w:cs="Inter" w:eastAsia="Inter" w:hAnsi="Inter"/>
          <w:b w:val="1"/>
          <w:bCs w:val="1"/>
          <w:rtl w:val="0"/>
        </w:rPr>
        <w:t xml:space="preserve">Additional add-ons / Optional services</w:t>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915"/>
        <w:gridCol w:w="2130"/>
        <w:gridCol w:w="2100"/>
        <w:tblGridChange w:id="0">
          <w:tblGrid>
            <w:gridCol w:w="4170"/>
            <w:gridCol w:w="915"/>
            <w:gridCol w:w="2130"/>
            <w:gridCol w:w="2100"/>
          </w:tblGrid>
        </w:tblGridChange>
      </w:tblGrid>
      <w:tr>
        <w:trPr>
          <w:cantSplit w:val="0"/>
          <w:trHeight w:val="255" w:hRule="atLeast"/>
          <w:tblHeader w:val="1"/>
        </w:trPr>
        <w:tc>
          <w:tcPr>
            <w:tcBorders>
              <w:top w:color="ffffff" w:space="0" w:sz="6" w:val="single"/>
              <w:left w:color="ffffff" w:space="0" w:sz="6" w:val="single"/>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ED">
            <w:pPr>
              <w:spacing w:after="0" w:line="276" w:lineRule="auto"/>
              <w:jc w:val="both"/>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ITEM</w:t>
            </w:r>
          </w:p>
        </w:tc>
        <w:tc>
          <w:tcPr>
            <w:tcBorders>
              <w:top w:color="ffffff" w:space="0" w:sz="6" w:val="single"/>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EE">
            <w:pPr>
              <w:spacing w:after="0" w:line="276" w:lineRule="auto"/>
              <w:jc w:val="both"/>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QTY</w:t>
            </w:r>
          </w:p>
        </w:tc>
        <w:tc>
          <w:tcPr>
            <w:tcBorders>
              <w:top w:color="ffffff" w:space="0" w:sz="6" w:val="single"/>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EF">
            <w:pPr>
              <w:spacing w:after="0" w:line="276" w:lineRule="auto"/>
              <w:jc w:val="both"/>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UNIT PRICE</w:t>
            </w:r>
          </w:p>
        </w:tc>
        <w:tc>
          <w:tcPr>
            <w:tcBorders>
              <w:top w:color="ffffff" w:space="0" w:sz="6" w:val="single"/>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F0">
            <w:pPr>
              <w:spacing w:after="0" w:line="276" w:lineRule="auto"/>
              <w:jc w:val="both"/>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TOTAL</w:t>
            </w:r>
          </w:p>
        </w:tc>
      </w:tr>
      <w:tr>
        <w:trPr>
          <w:cantSplit w:val="0"/>
          <w:trHeight w:val="270" w:hRule="atLeast"/>
          <w:tblHeader w:val="1"/>
        </w:trPr>
        <w:tc>
          <w:tcPr>
            <w:tcBorders>
              <w:top w:color="000000" w:space="0" w:sz="0" w:val="nil"/>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Additional Training (on site)</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7</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$400/day </w:t>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$2800</w:t>
            </w:r>
          </w:p>
        </w:tc>
      </w:tr>
      <w:tr>
        <w:trPr>
          <w:cantSplit w:val="0"/>
          <w:trHeight w:val="255" w:hRule="atLeast"/>
          <w:tblHeader w:val="1"/>
        </w:trPr>
        <w:tc>
          <w:tcPr>
            <w:tcBorders>
              <w:top w:color="000000" w:space="0" w:sz="0" w:val="nil"/>
              <w:left w:color="ffffff" w:space="0" w:sz="6" w:val="single"/>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F5">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On-site support after training </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F6">
            <w:pPr>
              <w:spacing w:after="0" w:line="276" w:lineRule="auto"/>
              <w:jc w:val="both"/>
              <w:rPr>
                <w:rFonts w:ascii="Inter" w:cs="Inter" w:eastAsia="Inter" w:hAnsi="Inter"/>
                <w:sz w:val="20"/>
                <w:szCs w:val="20"/>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F7">
            <w:pPr>
              <w:spacing w:after="0" w:line="276" w:lineRule="auto"/>
              <w:jc w:val="both"/>
              <w:rPr>
                <w:rFonts w:ascii="Inter" w:cs="Inter" w:eastAsia="Inter" w:hAnsi="Inter"/>
                <w:sz w:val="20"/>
                <w:szCs w:val="20"/>
              </w:rPr>
            </w:pPr>
            <w:r w:rsidDel="00000000" w:rsidR="00000000" w:rsidRPr="00000000">
              <w:rPr>
                <w:rFonts w:ascii="Inter" w:cs="Inter" w:eastAsia="Inter" w:hAnsi="Inter"/>
                <w:sz w:val="20"/>
                <w:szCs w:val="20"/>
                <w:rtl w:val="0"/>
              </w:rPr>
              <w:t xml:space="preserve">$300/day</w:t>
            </w:r>
          </w:p>
        </w:tc>
        <w:tc>
          <w:tcPr>
            <w:tcBorders>
              <w:top w:color="000000" w:space="0" w:sz="0" w:val="nil"/>
              <w:left w:color="000000" w:space="0" w:sz="0" w:val="nil"/>
              <w:bottom w:color="ffffff" w:space="0" w:sz="6" w:val="single"/>
              <w:right w:color="ffffff" w:space="0" w:sz="6" w:val="single"/>
            </w:tcBorders>
            <w:shd w:fill="e9f4e9" w:val="clear"/>
            <w:tcMar>
              <w:top w:w="0.0" w:type="dxa"/>
              <w:left w:w="100.0" w:type="dxa"/>
              <w:bottom w:w="0.0" w:type="dxa"/>
              <w:right w:w="100.0" w:type="dxa"/>
            </w:tcMar>
            <w:vAlign w:val="top"/>
          </w:tcPr>
          <w:p w:rsidR="00000000" w:rsidDel="00000000" w:rsidP="00000000" w:rsidRDefault="00000000" w:rsidRPr="00000000" w14:paraId="000000F8">
            <w:pPr>
              <w:spacing w:after="0" w:line="276" w:lineRule="auto"/>
              <w:jc w:val="both"/>
              <w:rPr>
                <w:rFonts w:ascii="Inter" w:cs="Inter" w:eastAsia="Inter" w:hAnsi="Inter"/>
                <w:sz w:val="20"/>
                <w:szCs w:val="20"/>
              </w:rPr>
            </w:pPr>
            <w:r w:rsidDel="00000000" w:rsidR="00000000" w:rsidRPr="00000000">
              <w:rPr>
                <w:rtl w:val="0"/>
              </w:rPr>
            </w:r>
          </w:p>
        </w:tc>
      </w:tr>
      <w:tr>
        <w:trPr>
          <w:cantSplit w:val="0"/>
          <w:trHeight w:val="255" w:hRule="atLeast"/>
          <w:tblHeader w:val="1"/>
        </w:trPr>
        <w:tc>
          <w:tcPr>
            <w:tcBorders>
              <w:top w:color="000000" w:space="0" w:sz="0" w:val="nil"/>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line="276" w:lineRule="auto"/>
              <w:jc w:val="both"/>
              <w:rPr>
                <w:rFonts w:ascii="Inter" w:cs="Inter" w:eastAsia="Inter" w:hAnsi="Inter"/>
                <w:sz w:val="20"/>
                <w:szCs w:val="20"/>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76" w:lineRule="auto"/>
              <w:jc w:val="both"/>
              <w:rPr>
                <w:rFonts w:ascii="Inter" w:cs="Inter" w:eastAsia="Inter" w:hAnsi="Inter"/>
                <w:sz w:val="20"/>
                <w:szCs w:val="20"/>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76" w:lineRule="auto"/>
              <w:jc w:val="both"/>
              <w:rPr>
                <w:rFonts w:ascii="Inter" w:cs="Inter" w:eastAsia="Inter" w:hAnsi="Inter"/>
                <w:sz w:val="20"/>
                <w:szCs w:val="20"/>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line="276" w:lineRule="auto"/>
              <w:jc w:val="both"/>
              <w:rPr>
                <w:rFonts w:ascii="Inter" w:cs="Inter" w:eastAsia="Inter" w:hAnsi="Inter"/>
                <w:sz w:val="20"/>
                <w:szCs w:val="20"/>
              </w:rPr>
            </w:pPr>
            <w:r w:rsidDel="00000000" w:rsidR="00000000" w:rsidRPr="00000000">
              <w:rPr>
                <w:rtl w:val="0"/>
              </w:rPr>
            </w:r>
          </w:p>
        </w:tc>
      </w:tr>
    </w:tbl>
    <w:p w:rsidR="00000000" w:rsidDel="00000000" w:rsidP="00000000" w:rsidRDefault="00000000" w:rsidRPr="00000000" w14:paraId="000000FD">
      <w:pPr>
        <w:spacing w:after="0" w:line="240" w:lineRule="auto"/>
        <w:jc w:val="both"/>
        <w:rPr>
          <w:rFonts w:ascii="Inter" w:cs="Inter" w:eastAsia="Inter" w:hAnsi="Inter"/>
          <w:b w:val="1"/>
          <w:bCs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Inter" w:cs="Inter" w:eastAsia="Inter" w:hAnsi="Inter"/>
                <w:i w:val="1"/>
                <w:iCs w:val="1"/>
              </w:rPr>
            </w:pPr>
            <w:r w:rsidDel="00000000" w:rsidR="00000000" w:rsidRPr="00000000">
              <w:rPr>
                <w:rFonts w:ascii="Inter" w:cs="Inter" w:eastAsia="Inter" w:hAnsi="Inter"/>
                <w:i w:val="1"/>
                <w:iCs w:val="1"/>
                <w:rtl w:val="0"/>
              </w:rPr>
              <w:t xml:space="preserve">Note 1: Annual Aircraft Inspection Service allows Customers to ship aircraft to ARC for inspection and parts replacement. ARC will provide a quote for necessary repairs post inspection. This service provides the Customer a means of maintaining continued airworthiness when UAS is operated in accordance with manufacturer's guidelines. Pricing </w:t>
            </w:r>
          </w:p>
          <w:p w:rsidR="00000000" w:rsidDel="00000000" w:rsidP="00000000" w:rsidRDefault="00000000" w:rsidRPr="00000000" w14:paraId="000000FF">
            <w:pPr>
              <w:widowControl w:val="0"/>
              <w:spacing w:after="0" w:line="240" w:lineRule="auto"/>
              <w:rPr>
                <w:rFonts w:ascii="Inter" w:cs="Inter" w:eastAsia="Inter" w:hAnsi="Inter"/>
                <w:i w:val="1"/>
                <w:iCs w:val="1"/>
              </w:rPr>
            </w:pPr>
            <w:r w:rsidDel="00000000" w:rsidR="00000000" w:rsidRPr="00000000">
              <w:rPr>
                <w:rFonts w:ascii="Inter" w:cs="Inter" w:eastAsia="Inter" w:hAnsi="Inter"/>
                <w:i w:val="1"/>
                <w:iCs w:val="1"/>
                <w:rtl w:val="0"/>
              </w:rPr>
              <w:t xml:space="preserve">Note 2: Software Suite pricing is per vehicle</w:t>
            </w:r>
          </w:p>
        </w:tc>
      </w:tr>
    </w:tbl>
    <w:p w:rsidR="00000000" w:rsidDel="00000000" w:rsidP="00000000" w:rsidRDefault="00000000" w:rsidRPr="00000000" w14:paraId="00000100">
      <w:pPr>
        <w:spacing w:after="0" w:line="240" w:lineRule="auto"/>
        <w:jc w:val="both"/>
        <w:rPr>
          <w:rFonts w:ascii="Inter" w:cs="Inter" w:eastAsia="Inter" w:hAnsi="Inter"/>
          <w:b w:val="1"/>
          <w:bCs w:val="1"/>
        </w:rPr>
      </w:pPr>
      <w:r w:rsidDel="00000000" w:rsidR="00000000" w:rsidRPr="00000000">
        <w:rPr>
          <w:rtl w:val="0"/>
        </w:rPr>
      </w:r>
    </w:p>
    <w:p w:rsidR="00000000" w:rsidDel="00000000" w:rsidP="00000000" w:rsidRDefault="00000000" w:rsidRPr="00000000" w14:paraId="00000101">
      <w:pPr>
        <w:spacing w:after="0" w:line="240" w:lineRule="auto"/>
        <w:jc w:val="both"/>
        <w:rPr>
          <w:rFonts w:ascii="Inter" w:cs="Inter" w:eastAsia="Inter" w:hAnsi="Inter"/>
          <w:b w:val="1"/>
          <w:bCs w:val="1"/>
        </w:rPr>
      </w:pPr>
      <w:r w:rsidDel="00000000" w:rsidR="00000000" w:rsidRPr="00000000">
        <w:rPr>
          <w:rtl w:val="0"/>
        </w:rPr>
      </w:r>
    </w:p>
    <w:p w:rsidR="00000000" w:rsidDel="00000000" w:rsidP="00000000" w:rsidRDefault="00000000" w:rsidRPr="00000000" w14:paraId="00000102">
      <w:pPr>
        <w:spacing w:after="0" w:line="240" w:lineRule="auto"/>
        <w:jc w:val="both"/>
        <w:rPr>
          <w:rFonts w:ascii="Inter" w:cs="Inter" w:eastAsia="Inter" w:hAnsi="Inter"/>
          <w:b w:val="1"/>
          <w:bCs w:val="1"/>
          <w:color w:val="4ea34e"/>
        </w:rPr>
      </w:pPr>
      <w:r w:rsidDel="00000000" w:rsidR="00000000" w:rsidRPr="00000000">
        <w:rPr>
          <w:rFonts w:ascii="Inter" w:cs="Inter" w:eastAsia="Inter" w:hAnsi="Inter"/>
          <w:b w:val="1"/>
          <w:bCs w:val="1"/>
          <w:color w:val="4ea34e"/>
          <w:rtl w:val="0"/>
        </w:rPr>
        <w:t xml:space="preserve">6.3. SHIPPING COST</w:t>
      </w:r>
    </w:p>
    <w:p w:rsidR="00000000" w:rsidDel="00000000" w:rsidP="00000000" w:rsidRDefault="00000000" w:rsidRPr="00000000" w14:paraId="00000103">
      <w:pPr>
        <w:spacing w:after="0" w:line="240" w:lineRule="auto"/>
        <w:jc w:val="both"/>
        <w:rPr>
          <w:rFonts w:ascii="Inter" w:cs="Inter" w:eastAsia="Inter" w:hAnsi="Inter"/>
          <w:b w:val="1"/>
          <w:bCs w:val="1"/>
          <w:color w:val="4ea34e"/>
        </w:rPr>
      </w:pPr>
      <w:r w:rsidDel="00000000" w:rsidR="00000000" w:rsidRPr="00000000">
        <w:rPr>
          <w:rtl w:val="0"/>
        </w:rPr>
      </w:r>
    </w:p>
    <w:p w:rsidR="00000000" w:rsidDel="00000000" w:rsidP="00000000" w:rsidRDefault="00000000" w:rsidRPr="00000000" w14:paraId="00000104">
      <w:pPr>
        <w:spacing w:after="0" w:line="240" w:lineRule="auto"/>
        <w:jc w:val="both"/>
        <w:rPr>
          <w:rFonts w:ascii="Inter" w:cs="Inter" w:eastAsia="Inter" w:hAnsi="Inter"/>
        </w:rPr>
      </w:pPr>
      <w:r w:rsidDel="00000000" w:rsidR="00000000" w:rsidRPr="00000000">
        <w:rPr>
          <w:rFonts w:ascii="Inter" w:cs="Inter" w:eastAsia="Inter" w:hAnsi="Inter"/>
          <w:rtl w:val="0"/>
        </w:rPr>
        <w:t xml:space="preserve">Domestic shipping cost is $600. </w:t>
      </w:r>
    </w:p>
    <w:p w:rsidR="00000000" w:rsidDel="00000000" w:rsidP="00000000" w:rsidRDefault="00000000" w:rsidRPr="00000000" w14:paraId="00000105">
      <w:pPr>
        <w:spacing w:after="0" w:line="240" w:lineRule="auto"/>
        <w:jc w:val="both"/>
        <w:rPr>
          <w:rFonts w:ascii="Inter" w:cs="Inter" w:eastAsia="Inter" w:hAnsi="Inter"/>
          <w:b w:val="1"/>
          <w:bCs w:val="1"/>
          <w:color w:val="4ea34e"/>
        </w:rPr>
      </w:pPr>
      <w:r w:rsidDel="00000000" w:rsidR="00000000" w:rsidRPr="00000000">
        <w:rPr>
          <w:rFonts w:ascii="Inter" w:cs="Inter" w:eastAsia="Inter" w:hAnsi="Inter"/>
          <w:rtl w:val="0"/>
        </w:rPr>
        <w:t xml:space="preserve">International shipping cost is $1300. The price does not include customs clearance. The buyer is responsible for customs clearance.</w:t>
      </w:r>
      <w:r w:rsidDel="00000000" w:rsidR="00000000" w:rsidRPr="00000000">
        <w:rPr>
          <w:rtl w:val="0"/>
        </w:rPr>
      </w:r>
    </w:p>
    <w:p w:rsidR="00000000" w:rsidDel="00000000" w:rsidP="00000000" w:rsidRDefault="00000000" w:rsidRPr="00000000" w14:paraId="00000106">
      <w:pPr>
        <w:spacing w:after="0" w:line="240" w:lineRule="auto"/>
        <w:jc w:val="both"/>
        <w:rPr>
          <w:rFonts w:ascii="Inter" w:cs="Inter" w:eastAsia="Inter" w:hAnsi="Inter"/>
          <w:b w:val="1"/>
          <w:bCs w:val="1"/>
          <w:color w:val="4ea34e"/>
        </w:rPr>
      </w:pPr>
      <w:r w:rsidDel="00000000" w:rsidR="00000000" w:rsidRPr="00000000">
        <w:rPr>
          <w:rtl w:val="0"/>
        </w:rPr>
      </w:r>
    </w:p>
    <w:p w:rsidR="00000000" w:rsidDel="00000000" w:rsidP="00000000" w:rsidRDefault="00000000" w:rsidRPr="00000000" w14:paraId="00000107">
      <w:pPr>
        <w:spacing w:after="0" w:line="240" w:lineRule="auto"/>
        <w:jc w:val="both"/>
        <w:rPr>
          <w:rFonts w:ascii="Inter" w:cs="Inter" w:eastAsia="Inter" w:hAnsi="Inter"/>
          <w:b w:val="1"/>
          <w:bCs w:val="1"/>
          <w:color w:val="4ea34e"/>
        </w:rPr>
      </w:pPr>
      <w:r w:rsidDel="00000000" w:rsidR="00000000" w:rsidRPr="00000000">
        <w:rPr>
          <w:rtl w:val="0"/>
        </w:rPr>
      </w:r>
    </w:p>
    <w:p w:rsidR="00000000" w:rsidDel="00000000" w:rsidP="00000000" w:rsidRDefault="00000000" w:rsidRPr="00000000" w14:paraId="00000108">
      <w:pPr>
        <w:spacing w:after="0" w:line="240" w:lineRule="auto"/>
        <w:jc w:val="both"/>
        <w:rPr>
          <w:rFonts w:ascii="Inter" w:cs="Inter" w:eastAsia="Inter" w:hAnsi="Inter"/>
          <w:b w:val="1"/>
          <w:bCs w:val="1"/>
          <w:color w:val="4ea34e"/>
        </w:rPr>
      </w:pPr>
      <w:r w:rsidDel="00000000" w:rsidR="00000000" w:rsidRPr="00000000">
        <w:rPr>
          <w:rtl w:val="0"/>
        </w:rPr>
      </w:r>
    </w:p>
    <w:p w:rsidR="00000000" w:rsidDel="00000000" w:rsidP="00000000" w:rsidRDefault="00000000" w:rsidRPr="00000000" w14:paraId="00000109">
      <w:pPr>
        <w:spacing w:after="0" w:line="240" w:lineRule="auto"/>
        <w:jc w:val="both"/>
        <w:rPr>
          <w:rFonts w:ascii="Inter" w:cs="Inter" w:eastAsia="Inter" w:hAnsi="Inter"/>
          <w:b w:val="1"/>
          <w:bCs w:val="1"/>
          <w:color w:val="4ea34e"/>
        </w:rPr>
      </w:pPr>
      <w:r w:rsidDel="00000000" w:rsidR="00000000" w:rsidRPr="00000000">
        <w:rPr>
          <w:rtl w:val="0"/>
        </w:rPr>
      </w:r>
    </w:p>
    <w:p w:rsidR="00000000" w:rsidDel="00000000" w:rsidP="00000000" w:rsidRDefault="00000000" w:rsidRPr="00000000" w14:paraId="0000010A">
      <w:pPr>
        <w:spacing w:after="0" w:line="240" w:lineRule="auto"/>
        <w:jc w:val="both"/>
        <w:rPr>
          <w:rFonts w:ascii="Inter" w:cs="Inter" w:eastAsia="Inter" w:hAnsi="Inter"/>
          <w:color w:val="4ea34e"/>
        </w:rPr>
      </w:pPr>
      <w:r w:rsidDel="00000000" w:rsidR="00000000" w:rsidRPr="00000000">
        <w:rPr>
          <w:rFonts w:ascii="Inter" w:cs="Inter" w:eastAsia="Inter" w:hAnsi="Inter"/>
          <w:b w:val="1"/>
          <w:bCs w:val="1"/>
          <w:color w:val="4ea34e"/>
          <w:rtl w:val="0"/>
        </w:rPr>
        <w:t xml:space="preserve">6.4. BILLING SCHEDULE</w:t>
      </w:r>
      <w:r w:rsidDel="00000000" w:rsidR="00000000" w:rsidRPr="00000000">
        <w:rPr>
          <w:rtl w:val="0"/>
        </w:rPr>
      </w:r>
    </w:p>
    <w:p w:rsidR="00000000" w:rsidDel="00000000" w:rsidP="00000000" w:rsidRDefault="00000000" w:rsidRPr="00000000" w14:paraId="0000010B">
      <w:pPr>
        <w:spacing w:after="0"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10C">
      <w:pPr>
        <w:spacing w:after="0" w:line="240" w:lineRule="auto"/>
        <w:jc w:val="both"/>
        <w:rPr>
          <w:rFonts w:ascii="Inter" w:cs="Inter" w:eastAsia="Inter" w:hAnsi="Inter"/>
          <w:b w:val="1"/>
          <w:bCs w:val="1"/>
          <w:highlight w:val="white"/>
        </w:rPr>
      </w:pPr>
      <w:r w:rsidDel="00000000" w:rsidR="00000000" w:rsidRPr="00000000">
        <w:rPr>
          <w:rFonts w:ascii="Inter" w:cs="Inter" w:eastAsia="Inter" w:hAnsi="Inter"/>
          <w:b w:val="1"/>
          <w:bCs w:val="1"/>
          <w:highlight w:val="white"/>
          <w:rtl w:val="0"/>
        </w:rPr>
        <w:t xml:space="preserve">Payment Terms</w:t>
      </w:r>
    </w:p>
    <w:p w:rsidR="00000000" w:rsidDel="00000000" w:rsidP="00000000" w:rsidRDefault="00000000" w:rsidRPr="00000000" w14:paraId="0000010D">
      <w:pPr>
        <w:spacing w:after="0" w:line="240" w:lineRule="auto"/>
        <w:jc w:val="both"/>
        <w:rPr>
          <w:rFonts w:ascii="Inter" w:cs="Inter" w:eastAsia="Inter" w:hAnsi="Inter"/>
          <w:highlight w:val="white"/>
        </w:rPr>
      </w:pPr>
      <w:r w:rsidDel="00000000" w:rsidR="00000000" w:rsidRPr="00000000">
        <w:rPr>
          <w:rFonts w:ascii="Inter" w:cs="Inter" w:eastAsia="Inter" w:hAnsi="Inter"/>
          <w:highlight w:val="white"/>
          <w:rtl w:val="0"/>
        </w:rPr>
        <w:t xml:space="preserve">ARC requires payment in advance for all aircraft orders and associated services. The billing schedule will be as follows:</w:t>
      </w:r>
    </w:p>
    <w:p w:rsidR="00000000" w:rsidDel="00000000" w:rsidP="00000000" w:rsidRDefault="00000000" w:rsidRPr="00000000" w14:paraId="0000010E">
      <w:pPr>
        <w:spacing w:after="0"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10F">
      <w:pPr>
        <w:spacing w:after="0" w:line="240" w:lineRule="auto"/>
        <w:jc w:val="both"/>
        <w:rPr>
          <w:rFonts w:ascii="Inter" w:cs="Inter" w:eastAsia="Inter" w:hAnsi="Inter"/>
          <w:highlight w:val="white"/>
        </w:rPr>
      </w:pPr>
      <w:r w:rsidDel="00000000" w:rsidR="00000000" w:rsidRPr="00000000">
        <w:rPr>
          <w:rFonts w:ascii="Inter" w:cs="Inter" w:eastAsia="Inter" w:hAnsi="Inter"/>
          <w:highlight w:val="white"/>
          <w:rtl w:val="0"/>
        </w:rPr>
        <w:t xml:space="preserve">1. </w:t>
      </w:r>
      <w:r w:rsidDel="00000000" w:rsidR="00000000" w:rsidRPr="00000000">
        <w:rPr>
          <w:rFonts w:ascii="Inter" w:cs="Inter" w:eastAsia="Inter" w:hAnsi="Inter"/>
          <w:rtl w:val="0"/>
        </w:rPr>
        <w:t xml:space="preserve">Initial Payment:</w:t>
      </w:r>
      <w:r w:rsidDel="00000000" w:rsidR="00000000" w:rsidRPr="00000000">
        <w:rPr>
          <w:rtl w:val="0"/>
        </w:rPr>
      </w:r>
    </w:p>
    <w:p w:rsidR="00000000" w:rsidDel="00000000" w:rsidP="00000000" w:rsidRDefault="00000000" w:rsidRPr="00000000" w14:paraId="00000110">
      <w:pPr>
        <w:numPr>
          <w:ilvl w:val="0"/>
          <w:numId w:val="7"/>
        </w:numPr>
        <w:spacing w:after="0" w:line="240" w:lineRule="auto"/>
        <w:ind w:left="720" w:hanging="360"/>
        <w:jc w:val="both"/>
        <w:rPr>
          <w:rFonts w:ascii="Inter" w:cs="Inter" w:eastAsia="Inter" w:hAnsi="Inter"/>
          <w:highlight w:val="white"/>
        </w:rPr>
      </w:pPr>
      <w:r w:rsidDel="00000000" w:rsidR="00000000" w:rsidRPr="00000000">
        <w:rPr>
          <w:rFonts w:ascii="Inter" w:cs="Inter" w:eastAsia="Inter" w:hAnsi="Inter"/>
          <w:highlight w:val="white"/>
          <w:rtl w:val="0"/>
        </w:rPr>
        <w:t xml:space="preserve">30% </w:t>
      </w:r>
      <w:r w:rsidDel="00000000" w:rsidR="00000000" w:rsidRPr="00000000">
        <w:rPr>
          <w:rFonts w:ascii="Inter" w:cs="Inter" w:eastAsia="Inter" w:hAnsi="Inter"/>
          <w:rtl w:val="0"/>
        </w:rPr>
        <w:t xml:space="preserve">upon acceptance of proposal</w:t>
      </w:r>
      <w:r w:rsidDel="00000000" w:rsidR="00000000" w:rsidRPr="00000000">
        <w:rPr>
          <w:rtl w:val="0"/>
        </w:rPr>
      </w:r>
    </w:p>
    <w:p w:rsidR="00000000" w:rsidDel="00000000" w:rsidP="00000000" w:rsidRDefault="00000000" w:rsidRPr="00000000" w14:paraId="00000111">
      <w:pPr>
        <w:spacing w:after="0"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112">
      <w:pPr>
        <w:spacing w:after="0" w:before="0" w:line="240" w:lineRule="auto"/>
        <w:jc w:val="both"/>
        <w:rPr>
          <w:rFonts w:ascii="Inter" w:cs="Inter" w:eastAsia="Inter" w:hAnsi="Inter"/>
          <w:highlight w:val="white"/>
        </w:rPr>
      </w:pPr>
      <w:r w:rsidDel="00000000" w:rsidR="00000000" w:rsidRPr="00000000">
        <w:rPr>
          <w:rFonts w:ascii="Inter" w:cs="Inter" w:eastAsia="Inter" w:hAnsi="Inter"/>
          <w:highlight w:val="white"/>
          <w:rtl w:val="0"/>
        </w:rPr>
        <w:t xml:space="preserve">2. Final Payment:</w:t>
      </w:r>
    </w:p>
    <w:p w:rsidR="00000000" w:rsidDel="00000000" w:rsidP="00000000" w:rsidRDefault="00000000" w:rsidRPr="00000000" w14:paraId="00000113">
      <w:pPr>
        <w:widowControl w:val="0"/>
        <w:numPr>
          <w:ilvl w:val="0"/>
          <w:numId w:val="5"/>
        </w:numPr>
        <w:spacing w:after="0" w:before="0" w:line="240" w:lineRule="auto"/>
        <w:ind w:left="720" w:hanging="360"/>
        <w:rPr>
          <w:rFonts w:ascii="Inter" w:cs="Inter" w:eastAsia="Inter" w:hAnsi="Inter"/>
        </w:rPr>
      </w:pPr>
      <w:r w:rsidDel="00000000" w:rsidR="00000000" w:rsidRPr="00000000">
        <w:rPr>
          <w:rFonts w:ascii="Inter" w:cs="Inter" w:eastAsia="Inter" w:hAnsi="Inter"/>
          <w:highlight w:val="white"/>
          <w:rtl w:val="0"/>
        </w:rPr>
        <w:t xml:space="preserve">70% payment due prior to delivery</w:t>
      </w:r>
      <w:r w:rsidDel="00000000" w:rsidR="00000000" w:rsidRPr="00000000">
        <w:rPr>
          <w:rtl w:val="0"/>
        </w:rPr>
      </w:r>
    </w:p>
    <w:p w:rsidR="00000000" w:rsidDel="00000000" w:rsidP="00000000" w:rsidRDefault="00000000" w:rsidRPr="00000000" w14:paraId="00000114">
      <w:pPr>
        <w:spacing w:after="240" w:before="240" w:line="240" w:lineRule="auto"/>
        <w:jc w:val="both"/>
        <w:rPr>
          <w:rFonts w:ascii="Inter" w:cs="Inter" w:eastAsia="Inter" w:hAnsi="Inter"/>
        </w:rPr>
      </w:pPr>
      <w:r w:rsidDel="00000000" w:rsidR="00000000" w:rsidRPr="00000000">
        <w:rPr>
          <w:rFonts w:ascii="Inter" w:cs="Inter" w:eastAsia="Inter" w:hAnsi="Inter"/>
          <w:rtl w:val="0"/>
        </w:rPr>
        <w:t xml:space="preserve">Payment terms will be Net 30 days of invoicing.</w:t>
      </w:r>
    </w:p>
    <w:p w:rsidR="00000000" w:rsidDel="00000000" w:rsidP="00000000" w:rsidRDefault="00000000" w:rsidRPr="00000000" w14:paraId="00000115">
      <w:pPr>
        <w:spacing w:after="0" w:line="240" w:lineRule="auto"/>
        <w:jc w:val="both"/>
        <w:rPr>
          <w:rFonts w:ascii="Inter" w:cs="Inter" w:eastAsia="Inter" w:hAnsi="Inter"/>
          <w:b w:val="1"/>
          <w:bCs w:val="1"/>
          <w:highlight w:val="white"/>
        </w:rPr>
      </w:pPr>
      <w:r w:rsidDel="00000000" w:rsidR="00000000" w:rsidRPr="00000000">
        <w:rPr>
          <w:rFonts w:ascii="Inter" w:cs="Inter" w:eastAsia="Inter" w:hAnsi="Inter"/>
          <w:b w:val="1"/>
          <w:bCs w:val="1"/>
          <w:highlight w:val="white"/>
          <w:rtl w:val="0"/>
        </w:rPr>
        <w:t xml:space="preserve">Payment Methods</w:t>
      </w:r>
    </w:p>
    <w:p w:rsidR="00000000" w:rsidDel="00000000" w:rsidP="00000000" w:rsidRDefault="00000000" w:rsidRPr="00000000" w14:paraId="00000116">
      <w:pPr>
        <w:spacing w:after="0" w:line="240" w:lineRule="auto"/>
        <w:jc w:val="both"/>
        <w:rPr>
          <w:rFonts w:ascii="Inter" w:cs="Inter" w:eastAsia="Inter" w:hAnsi="Inter"/>
          <w:highlight w:val="white"/>
        </w:rPr>
      </w:pPr>
      <w:r w:rsidDel="00000000" w:rsidR="00000000" w:rsidRPr="00000000">
        <w:rPr>
          <w:rFonts w:ascii="Inter" w:cs="Inter" w:eastAsia="Inter" w:hAnsi="Inter"/>
          <w:highlight w:val="white"/>
          <w:rtl w:val="0"/>
        </w:rPr>
        <w:t xml:space="preserve">Acceptable payment methods include wire transfer, corporate check, or letter of credit. Credit card payments may be accepted for orders below $50,000 with a 3% processing fee.</w:t>
      </w:r>
    </w:p>
    <w:p w:rsidR="00000000" w:rsidDel="00000000" w:rsidP="00000000" w:rsidRDefault="00000000" w:rsidRPr="00000000" w14:paraId="00000117">
      <w:pPr>
        <w:spacing w:after="0"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118">
      <w:pPr>
        <w:spacing w:after="0" w:line="240" w:lineRule="auto"/>
        <w:jc w:val="both"/>
        <w:rPr>
          <w:rFonts w:ascii="Inter" w:cs="Inter" w:eastAsia="Inter" w:hAnsi="Inter"/>
          <w:b w:val="1"/>
          <w:bCs w:val="1"/>
          <w:highlight w:val="white"/>
        </w:rPr>
      </w:pPr>
      <w:r w:rsidDel="00000000" w:rsidR="00000000" w:rsidRPr="00000000">
        <w:rPr>
          <w:rFonts w:ascii="Inter" w:cs="Inter" w:eastAsia="Inter" w:hAnsi="Inter"/>
          <w:b w:val="1"/>
          <w:bCs w:val="1"/>
          <w:highlight w:val="white"/>
          <w:rtl w:val="0"/>
        </w:rPr>
        <w:t xml:space="preserve">Late Payments</w:t>
      </w:r>
    </w:p>
    <w:p w:rsidR="00000000" w:rsidDel="00000000" w:rsidP="00000000" w:rsidRDefault="00000000" w:rsidRPr="00000000" w14:paraId="00000119">
      <w:pPr>
        <w:spacing w:after="0" w:line="240" w:lineRule="auto"/>
        <w:jc w:val="both"/>
        <w:rPr>
          <w:rFonts w:ascii="Inter" w:cs="Inter" w:eastAsia="Inter" w:hAnsi="Inter"/>
          <w:highlight w:val="white"/>
        </w:rPr>
      </w:pPr>
      <w:r w:rsidDel="00000000" w:rsidR="00000000" w:rsidRPr="00000000">
        <w:rPr>
          <w:rFonts w:ascii="Inter" w:cs="Inter" w:eastAsia="Inter" w:hAnsi="Inter"/>
          <w:highlight w:val="white"/>
          <w:rtl w:val="0"/>
        </w:rPr>
        <w:t xml:space="preserve">Payments not received by the due date are subject to late fees of 1.5% per month on the outstanding balance.</w:t>
      </w:r>
    </w:p>
    <w:p w:rsidR="00000000" w:rsidDel="00000000" w:rsidP="00000000" w:rsidRDefault="00000000" w:rsidRPr="00000000" w14:paraId="0000011A">
      <w:pPr>
        <w:spacing w:after="240" w:before="240" w:line="240" w:lineRule="auto"/>
        <w:jc w:val="both"/>
        <w:rPr>
          <w:rFonts w:ascii="Inter" w:cs="Inter" w:eastAsia="Inter" w:hAnsi="Inter"/>
          <w:b w:val="1"/>
          <w:bCs w:val="1"/>
          <w:color w:val="4ea34e"/>
        </w:rPr>
      </w:pPr>
      <w:r w:rsidDel="00000000" w:rsidR="00000000" w:rsidRPr="00000000">
        <w:rPr>
          <w:rtl w:val="0"/>
        </w:rPr>
      </w:r>
    </w:p>
    <w:p w:rsidR="00000000" w:rsidDel="00000000" w:rsidP="00000000" w:rsidRDefault="00000000" w:rsidRPr="00000000" w14:paraId="0000011B">
      <w:pPr>
        <w:spacing w:after="240" w:before="240" w:line="240" w:lineRule="auto"/>
        <w:jc w:val="both"/>
        <w:rPr>
          <w:rFonts w:ascii="Inter" w:cs="Inter" w:eastAsia="Inter" w:hAnsi="Inter"/>
          <w:b w:val="1"/>
          <w:bCs w:val="1"/>
          <w:color w:val="4ea34e"/>
        </w:rPr>
      </w:pPr>
      <w:r w:rsidDel="00000000" w:rsidR="00000000" w:rsidRPr="00000000">
        <w:rPr>
          <w:rFonts w:ascii="Inter" w:cs="Inter" w:eastAsia="Inter" w:hAnsi="Inter"/>
          <w:b w:val="1"/>
          <w:bCs w:val="1"/>
          <w:color w:val="4ea34e"/>
          <w:rtl w:val="0"/>
        </w:rPr>
        <w:t xml:space="preserve">7. ACCEPTANCE</w:t>
      </w:r>
    </w:p>
    <w:p w:rsidR="00000000" w:rsidDel="00000000" w:rsidP="00000000" w:rsidRDefault="00000000" w:rsidRPr="00000000" w14:paraId="0000011C">
      <w:pPr>
        <w:spacing w:after="240" w:before="240" w:line="240" w:lineRule="auto"/>
        <w:jc w:val="both"/>
        <w:rPr>
          <w:rFonts w:ascii="Inter" w:cs="Inter" w:eastAsia="Inter" w:hAnsi="Inter"/>
        </w:rPr>
      </w:pPr>
      <w:r w:rsidDel="00000000" w:rsidR="00000000" w:rsidRPr="00000000">
        <w:rPr>
          <w:rFonts w:ascii="Inter" w:cs="Inter" w:eastAsia="Inter" w:hAnsi="Inter"/>
          <w:rtl w:val="0"/>
        </w:rPr>
        <w:t xml:space="preserve">If you are satisfied with the terms of this proposal, please sign below to indicate your acceptance. We look forward to the opportunity to work with you.</w:t>
      </w:r>
    </w:p>
    <w:p w:rsidR="00000000" w:rsidDel="00000000" w:rsidP="00000000" w:rsidRDefault="00000000" w:rsidRPr="00000000" w14:paraId="0000011D">
      <w:pPr>
        <w:spacing w:after="240" w:before="240" w:line="240" w:lineRule="auto"/>
        <w:jc w:val="both"/>
        <w:rPr>
          <w:rFonts w:ascii="Inter" w:cs="Inter" w:eastAsia="Inter" w:hAnsi="Inter"/>
          <w:b w:val="1"/>
          <w:bCs w:val="1"/>
        </w:rPr>
      </w:pPr>
      <w:r w:rsidDel="00000000" w:rsidR="00000000" w:rsidRPr="00000000">
        <w:rPr>
          <w:rFonts w:ascii="Inter" w:cs="Inter" w:eastAsia="Inter" w:hAnsi="Inter"/>
          <w:b w:val="1"/>
          <w:bCs w:val="1"/>
          <w:rtl w:val="0"/>
        </w:rPr>
        <w:t xml:space="preserve">Accepted by:</w:t>
      </w:r>
    </w:p>
    <w:p w:rsidR="00000000" w:rsidDel="00000000" w:rsidP="00000000" w:rsidRDefault="00000000" w:rsidRPr="00000000" w14:paraId="0000011E">
      <w:pPr>
        <w:spacing w:after="240" w:before="240" w:line="240" w:lineRule="auto"/>
        <w:jc w:val="both"/>
        <w:rPr>
          <w:rFonts w:ascii="Inter" w:cs="Inter" w:eastAsia="Inter" w:hAnsi="Inter"/>
          <w:highlight w:val="white"/>
        </w:rPr>
      </w:pPr>
      <w:r w:rsidDel="00000000" w:rsidR="00000000" w:rsidRPr="00000000">
        <w:rPr>
          <w:rFonts w:ascii="Inter" w:cs="Inter" w:eastAsia="Inter" w:hAnsi="Inter"/>
          <w:rtl w:val="0"/>
        </w:rPr>
        <w:t xml:space="preserve">Name: ___________________________</w:t>
        <w:br w:type="textWrapping"/>
        <w:t xml:space="preserve">Title: ____________________________</w:t>
        <w:br w:type="textWrapping"/>
        <w:t xml:space="preserve">Date: ____________________________</w:t>
      </w:r>
      <w:r w:rsidDel="00000000" w:rsidR="00000000" w:rsidRPr="00000000">
        <w:rPr>
          <w:rtl w:val="0"/>
        </w:rPr>
      </w:r>
    </w:p>
    <w:p w:rsidR="00000000" w:rsidDel="00000000" w:rsidP="00000000" w:rsidRDefault="00000000" w:rsidRPr="00000000" w14:paraId="0000011F">
      <w:pPr>
        <w:spacing w:after="0"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120">
      <w:pPr>
        <w:pStyle w:val="Heading1"/>
        <w:rPr>
          <w:rFonts w:ascii="Inter" w:cs="Inter" w:eastAsia="Inter" w:hAnsi="Inter"/>
          <w:color w:val="4ea34e"/>
        </w:rPr>
      </w:pPr>
      <w:bookmarkStart w:colFirst="0" w:colLast="0" w:name="_4d34og8" w:id="10"/>
      <w:bookmarkEnd w:id="10"/>
      <w:r w:rsidDel="00000000" w:rsidR="00000000" w:rsidRPr="00000000">
        <w:rPr>
          <w:rFonts w:ascii="Inter" w:cs="Inter" w:eastAsia="Inter" w:hAnsi="Inter"/>
          <w:color w:val="4ea34e"/>
          <w:rtl w:val="0"/>
        </w:rPr>
        <w:t xml:space="preserve">8. CONCLUSION</w:t>
      </w:r>
    </w:p>
    <w:p w:rsidR="00000000" w:rsidDel="00000000" w:rsidP="00000000" w:rsidRDefault="00000000" w:rsidRPr="00000000" w14:paraId="00000121">
      <w:pPr>
        <w:spacing w:after="0" w:line="240" w:lineRule="auto"/>
        <w:jc w:val="both"/>
        <w:rPr>
          <w:rFonts w:ascii="Inter" w:cs="Inter" w:eastAsia="Inter" w:hAnsi="Inter"/>
          <w:color w:val="000000"/>
          <w:highlight w:val="yellow"/>
        </w:rPr>
      </w:pPr>
      <w:r w:rsidDel="00000000" w:rsidR="00000000" w:rsidRPr="00000000">
        <w:rPr>
          <w:rFonts w:ascii="Inter" w:cs="Inter" w:eastAsia="Inter" w:hAnsi="Inter"/>
          <w:rtl w:val="0"/>
        </w:rPr>
        <w:t xml:space="preserve">ARC</w:t>
      </w:r>
      <w:r w:rsidDel="00000000" w:rsidR="00000000" w:rsidRPr="00000000">
        <w:rPr>
          <w:rFonts w:ascii="Inter" w:cs="Inter" w:eastAsia="Inter" w:hAnsi="Inter"/>
          <w:color w:val="000000"/>
          <w:rtl w:val="0"/>
        </w:rPr>
        <w:t xml:space="preserve"> understands the purchasing and mission objectives of the </w:t>
      </w:r>
      <w:r w:rsidDel="00000000" w:rsidR="00000000" w:rsidRPr="00000000">
        <w:rPr>
          <w:rFonts w:ascii="Inter" w:cs="Inter" w:eastAsia="Inter" w:hAnsi="Inter"/>
          <w:rtl w:val="0"/>
        </w:rPr>
        <w:t xml:space="preserve">James City County Police Department</w:t>
      </w:r>
      <w:r w:rsidDel="00000000" w:rsidR="00000000" w:rsidRPr="00000000">
        <w:rPr>
          <w:rFonts w:ascii="Inter" w:cs="Inter" w:eastAsia="Inter" w:hAnsi="Inter"/>
          <w:color w:val="000000"/>
          <w:rtl w:val="0"/>
        </w:rPr>
        <w:t xml:space="preserve">. We have quoted prices that are extremely competitive and reasonable considering the robust capability of our sUAS. </w:t>
      </w:r>
      <w:r w:rsidDel="00000000" w:rsidR="00000000" w:rsidRPr="00000000">
        <w:rPr>
          <w:rtl w:val="0"/>
        </w:rPr>
      </w:r>
    </w:p>
    <w:p w:rsidR="00000000" w:rsidDel="00000000" w:rsidP="00000000" w:rsidRDefault="00000000" w:rsidRPr="00000000" w14:paraId="00000122">
      <w:pPr>
        <w:spacing w:after="0" w:line="240" w:lineRule="auto"/>
        <w:jc w:val="both"/>
        <w:rPr>
          <w:rFonts w:ascii="Inter" w:cs="Inter" w:eastAsia="Inter" w:hAnsi="Inter"/>
          <w:color w:val="000000"/>
        </w:rPr>
      </w:pPr>
      <w:r w:rsidDel="00000000" w:rsidR="00000000" w:rsidRPr="00000000">
        <w:rPr>
          <w:rtl w:val="0"/>
        </w:rPr>
      </w:r>
    </w:p>
    <w:p w:rsidR="00000000" w:rsidDel="00000000" w:rsidP="00000000" w:rsidRDefault="00000000" w:rsidRPr="00000000" w14:paraId="00000123">
      <w:pPr>
        <w:spacing w:after="0" w:line="240" w:lineRule="auto"/>
        <w:jc w:val="both"/>
        <w:rPr>
          <w:rFonts w:ascii="Inter" w:cs="Inter" w:eastAsia="Inter" w:hAnsi="Inter"/>
          <w:color w:val="000000"/>
        </w:rPr>
      </w:pPr>
      <w:r w:rsidDel="00000000" w:rsidR="00000000" w:rsidRPr="00000000">
        <w:rPr>
          <w:rFonts w:ascii="Inter" w:cs="Inter" w:eastAsia="Inter" w:hAnsi="Inter"/>
          <w:rtl w:val="0"/>
        </w:rPr>
        <w:t xml:space="preserve">ARC</w:t>
      </w:r>
      <w:r w:rsidDel="00000000" w:rsidR="00000000" w:rsidRPr="00000000">
        <w:rPr>
          <w:rFonts w:ascii="Inter" w:cs="Inter" w:eastAsia="Inter" w:hAnsi="Inter"/>
          <w:color w:val="000000"/>
          <w:rtl w:val="0"/>
        </w:rPr>
        <w:t xml:space="preserve"> has alleviated any cost realism concerns ensuring our offer:</w:t>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rFonts w:ascii="Inter" w:cs="Inter" w:eastAsia="Inter" w:hAnsi="Inter"/>
          <w:color w:val="000000"/>
        </w:rPr>
      </w:pPr>
      <w:r w:rsidDel="00000000" w:rsidR="00000000" w:rsidRPr="00000000">
        <w:rPr>
          <w:rFonts w:ascii="Inter" w:cs="Inter" w:eastAsia="Inter" w:hAnsi="Inter"/>
          <w:color w:val="000000"/>
          <w:rtl w:val="0"/>
        </w:rPr>
        <w:t xml:space="preserve">Is based on accurate and realistic costs based on actual experience to support scaled sUAS production.</w:t>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rFonts w:ascii="Inter" w:cs="Inter" w:eastAsia="Inter" w:hAnsi="Inter"/>
          <w:color w:val="000000"/>
        </w:rPr>
      </w:pPr>
      <w:r w:rsidDel="00000000" w:rsidR="00000000" w:rsidRPr="00000000">
        <w:rPr>
          <w:rFonts w:ascii="Inter" w:cs="Inter" w:eastAsia="Inter" w:hAnsi="Inter"/>
          <w:color w:val="000000"/>
          <w:rtl w:val="0"/>
        </w:rPr>
        <w:t xml:space="preserve">Highlights our understanding of the requirements and ability to manufacture an sUAS to perform its mission.</w:t>
      </w:r>
    </w:p>
    <w:p w:rsidR="00000000" w:rsidDel="00000000" w:rsidP="00000000" w:rsidRDefault="00000000" w:rsidRPr="00000000" w14:paraId="00000126">
      <w:pPr>
        <w:spacing w:after="0" w:line="240" w:lineRule="auto"/>
        <w:jc w:val="both"/>
        <w:rPr>
          <w:rFonts w:ascii="Inter" w:cs="Inter" w:eastAsia="Inter" w:hAnsi="Inter"/>
          <w:color w:val="000000"/>
          <w:highlight w:val="yellow"/>
        </w:rPr>
      </w:pPr>
      <w:r w:rsidDel="00000000" w:rsidR="00000000" w:rsidRPr="00000000">
        <w:rPr>
          <w:rtl w:val="0"/>
        </w:rPr>
      </w:r>
    </w:p>
    <w:p w:rsidR="00000000" w:rsidDel="00000000" w:rsidP="00000000" w:rsidRDefault="00000000" w:rsidRPr="00000000" w14:paraId="00000127">
      <w:pPr>
        <w:spacing w:after="0" w:line="240" w:lineRule="auto"/>
        <w:jc w:val="both"/>
        <w:rPr>
          <w:rFonts w:ascii="Inter" w:cs="Inter" w:eastAsia="Inter" w:hAnsi="Inter"/>
        </w:rPr>
      </w:pPr>
      <w:r w:rsidDel="00000000" w:rsidR="00000000" w:rsidRPr="00000000">
        <w:rPr>
          <w:rFonts w:ascii="Inter" w:cs="Inter" w:eastAsia="Inter" w:hAnsi="Inter"/>
          <w:rtl w:val="0"/>
        </w:rPr>
        <w:t xml:space="preserve">ARC has evaluated component manufacturers, competitive solutions, and the mission requirements to build an aircraft configuration that is extremely competitive. Additionally, our business model and offering to the James City County Police Department allows for unmatched flexibility with regards to reselling, future customization, and white labeling the product for this and other efforts. Our team is poised to serve as your preeminent supplier for unmanned systems around the globe.</w:t>
      </w:r>
    </w:p>
    <w:p w:rsidR="00000000" w:rsidDel="00000000" w:rsidP="00000000" w:rsidRDefault="00000000" w:rsidRPr="00000000" w14:paraId="00000128">
      <w:pPr>
        <w:spacing w:after="0"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129">
      <w:pPr>
        <w:spacing w:after="0" w:line="240" w:lineRule="auto"/>
        <w:jc w:val="both"/>
        <w:rPr>
          <w:ins w:author="Asel Tursun" w:id="0" w:date="2025-08-29T18:21:32Z"/>
          <w:rFonts w:ascii="Inter" w:cs="Inter" w:eastAsia="Inter" w:hAnsi="Inter"/>
          <w:b w:val="1"/>
          <w:bCs w:val="1"/>
          <w:color w:val="4ea34e"/>
          <w:sz w:val="24"/>
          <w:szCs w:val="24"/>
          <w:rPrChange w:author="Asel Tursun" w:id="1" w:date="2025-08-29T18:21:32Z">
            <w:rPr>
              <w:rFonts w:ascii="Inter" w:cs="Inter" w:eastAsia="Inter" w:hAnsi="Inter"/>
            </w:rPr>
          </w:rPrChange>
        </w:rPr>
      </w:pPr>
      <w:ins w:author="Asel Tursun" w:id="0" w:date="2025-08-29T18:21:32Z">
        <w:r w:rsidDel="00000000" w:rsidR="00000000" w:rsidRPr="00000000">
          <w:rPr>
            <w:rtl w:val="0"/>
          </w:rPr>
        </w:r>
      </w:ins>
    </w:p>
    <w:p w:rsidR="00000000" w:rsidDel="00000000" w:rsidP="00000000" w:rsidRDefault="00000000" w:rsidRPr="00000000" w14:paraId="0000012A">
      <w:pPr>
        <w:spacing w:after="0" w:line="240" w:lineRule="auto"/>
        <w:jc w:val="both"/>
        <w:rPr>
          <w:ins w:author="Asel Tursun" w:id="0" w:date="2025-08-29T18:21:32Z"/>
          <w:rFonts w:ascii="Inter" w:cs="Inter" w:eastAsia="Inter" w:hAnsi="Inter"/>
          <w:b w:val="1"/>
          <w:bCs w:val="1"/>
          <w:color w:val="4ea34e"/>
          <w:sz w:val="24"/>
          <w:szCs w:val="24"/>
          <w:rPrChange w:author="Asel Tursun" w:id="1" w:date="2025-08-29T18:21:32Z">
            <w:rPr>
              <w:rFonts w:ascii="Inter" w:cs="Inter" w:eastAsia="Inter" w:hAnsi="Inter"/>
            </w:rPr>
          </w:rPrChange>
        </w:rPr>
      </w:pPr>
      <w:ins w:author="Asel Tursun" w:id="0" w:date="2025-08-29T18:21:32Z">
        <w:r w:rsidDel="00000000" w:rsidR="00000000" w:rsidRPr="00000000">
          <w:rPr>
            <w:rtl w:val="0"/>
          </w:rPr>
        </w:r>
      </w:ins>
    </w:p>
    <w:p w:rsidR="00000000" w:rsidDel="00000000" w:rsidP="00000000" w:rsidRDefault="00000000" w:rsidRPr="00000000" w14:paraId="0000012B">
      <w:pPr>
        <w:spacing w:after="0" w:line="240" w:lineRule="auto"/>
        <w:jc w:val="both"/>
        <w:rPr>
          <w:rFonts w:ascii="Inter" w:cs="Inter" w:eastAsia="Inter" w:hAnsi="Inter"/>
          <w:b w:val="1"/>
          <w:bCs w:val="1"/>
          <w:color w:val="4ea34e"/>
          <w:sz w:val="24"/>
          <w:szCs w:val="24"/>
        </w:rPr>
      </w:pPr>
      <w:r w:rsidDel="00000000" w:rsidR="00000000" w:rsidRPr="00000000">
        <w:rPr>
          <w:rFonts w:ascii="Inter" w:cs="Inter" w:eastAsia="Inter" w:hAnsi="Inter"/>
          <w:b w:val="1"/>
          <w:bCs w:val="1"/>
          <w:color w:val="4ea34e"/>
          <w:sz w:val="24"/>
          <w:szCs w:val="24"/>
          <w:rtl w:val="0"/>
        </w:rPr>
        <w:t xml:space="preserve">APPENDIX - RETURN POLICY</w:t>
      </w:r>
    </w:p>
    <w:p w:rsidR="00000000" w:rsidDel="00000000" w:rsidP="00000000" w:rsidRDefault="00000000" w:rsidRPr="00000000" w14:paraId="0000012C">
      <w:pPr>
        <w:pStyle w:val="Heading4"/>
        <w:keepNext w:val="0"/>
        <w:keepLines w:val="0"/>
        <w:spacing w:line="240" w:lineRule="auto"/>
        <w:jc w:val="both"/>
        <w:rPr>
          <w:rFonts w:ascii="Inter" w:cs="Inter" w:eastAsia="Inter" w:hAnsi="Inter"/>
          <w:sz w:val="22"/>
          <w:szCs w:val="22"/>
        </w:rPr>
      </w:pPr>
      <w:bookmarkStart w:colFirst="0" w:colLast="0" w:name="_9nqn5onk5sw" w:id="11"/>
      <w:bookmarkEnd w:id="11"/>
      <w:r w:rsidDel="00000000" w:rsidR="00000000" w:rsidRPr="00000000">
        <w:rPr>
          <w:rFonts w:ascii="Inter" w:cs="Inter" w:eastAsia="Inter" w:hAnsi="Inter"/>
          <w:sz w:val="22"/>
          <w:szCs w:val="22"/>
          <w:rtl w:val="0"/>
        </w:rPr>
        <w:t xml:space="preserve">Eligibility for Returns</w:t>
      </w:r>
    </w:p>
    <w:p w:rsidR="00000000" w:rsidDel="00000000" w:rsidP="00000000" w:rsidRDefault="00000000" w:rsidRPr="00000000" w14:paraId="0000012D">
      <w:pPr>
        <w:numPr>
          <w:ilvl w:val="0"/>
          <w:numId w:val="2"/>
        </w:numPr>
        <w:spacing w:after="0" w:afterAutospacing="0" w:before="240" w:lin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Time Frame</w:t>
      </w:r>
      <w:r w:rsidDel="00000000" w:rsidR="00000000" w:rsidRPr="00000000">
        <w:rPr>
          <w:rFonts w:ascii="Inter" w:cs="Inter" w:eastAsia="Inter" w:hAnsi="Inter"/>
          <w:rtl w:val="0"/>
        </w:rPr>
        <w:t xml:space="preserve">:</w:t>
      </w:r>
    </w:p>
    <w:p w:rsidR="00000000" w:rsidDel="00000000" w:rsidP="00000000" w:rsidRDefault="00000000" w:rsidRPr="00000000" w14:paraId="0000012E">
      <w:pPr>
        <w:numPr>
          <w:ilvl w:val="1"/>
          <w:numId w:val="2"/>
        </w:numPr>
        <w:spacing w:after="0" w:afterAutospacing="0" w:before="0" w:beforeAutospacing="0" w:line="240" w:lineRule="auto"/>
        <w:ind w:left="1440" w:hanging="360"/>
        <w:rPr>
          <w:rFonts w:ascii="Inter" w:cs="Inter" w:eastAsia="Inter" w:hAnsi="Inter"/>
        </w:rPr>
      </w:pPr>
      <w:r w:rsidDel="00000000" w:rsidR="00000000" w:rsidRPr="00000000">
        <w:rPr>
          <w:rFonts w:ascii="Inter" w:cs="Inter" w:eastAsia="Inter" w:hAnsi="Inter"/>
          <w:rtl w:val="0"/>
        </w:rPr>
        <w:t xml:space="preserve">Products must be returned within </w:t>
      </w:r>
      <w:r w:rsidDel="00000000" w:rsidR="00000000" w:rsidRPr="00000000">
        <w:rPr>
          <w:rFonts w:ascii="Inter" w:cs="Inter" w:eastAsia="Inter" w:hAnsi="Inter"/>
          <w:b w:val="1"/>
          <w:bCs w:val="1"/>
          <w:rtl w:val="0"/>
        </w:rPr>
        <w:t xml:space="preserve">14 days</w:t>
      </w:r>
      <w:r w:rsidDel="00000000" w:rsidR="00000000" w:rsidRPr="00000000">
        <w:rPr>
          <w:rFonts w:ascii="Inter" w:cs="Inter" w:eastAsia="Inter" w:hAnsi="Inter"/>
          <w:rtl w:val="0"/>
        </w:rPr>
        <w:t xml:space="preserve"> from the date of purchase.</w:t>
      </w:r>
    </w:p>
    <w:p w:rsidR="00000000" w:rsidDel="00000000" w:rsidP="00000000" w:rsidRDefault="00000000" w:rsidRPr="00000000" w14:paraId="0000012F">
      <w:pPr>
        <w:numPr>
          <w:ilvl w:val="0"/>
          <w:numId w:val="2"/>
        </w:numPr>
        <w:spacing w:after="0" w:afterAutospacing="0" w:before="0" w:beforeAutospacing="0" w:lin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Condition of the Product</w:t>
      </w:r>
      <w:r w:rsidDel="00000000" w:rsidR="00000000" w:rsidRPr="00000000">
        <w:rPr>
          <w:rFonts w:ascii="Inter" w:cs="Inter" w:eastAsia="Inter" w:hAnsi="Inter"/>
          <w:rtl w:val="0"/>
        </w:rPr>
        <w:t xml:space="preserve">:</w:t>
      </w:r>
    </w:p>
    <w:p w:rsidR="00000000" w:rsidDel="00000000" w:rsidP="00000000" w:rsidRDefault="00000000" w:rsidRPr="00000000" w14:paraId="00000130">
      <w:pPr>
        <w:numPr>
          <w:ilvl w:val="1"/>
          <w:numId w:val="2"/>
        </w:numPr>
        <w:spacing w:after="0" w:afterAutospacing="0" w:before="0" w:beforeAutospacing="0" w:line="240" w:lineRule="auto"/>
        <w:ind w:left="1440" w:hanging="360"/>
        <w:rPr>
          <w:rFonts w:ascii="Inter" w:cs="Inter" w:eastAsia="Inter" w:hAnsi="Inter"/>
        </w:rPr>
      </w:pPr>
      <w:r w:rsidDel="00000000" w:rsidR="00000000" w:rsidRPr="00000000">
        <w:rPr>
          <w:rFonts w:ascii="Inter" w:cs="Inter" w:eastAsia="Inter" w:hAnsi="Inter"/>
          <w:rtl w:val="0"/>
        </w:rPr>
        <w:t xml:space="preserve">The product must be in its original condition, unused, and include all accessories, manuals, and packaging.</w:t>
      </w:r>
    </w:p>
    <w:p w:rsidR="00000000" w:rsidDel="00000000" w:rsidP="00000000" w:rsidRDefault="00000000" w:rsidRPr="00000000" w14:paraId="00000131">
      <w:pPr>
        <w:numPr>
          <w:ilvl w:val="1"/>
          <w:numId w:val="2"/>
        </w:numPr>
        <w:spacing w:after="240" w:before="0" w:beforeAutospacing="0" w:line="240" w:lineRule="auto"/>
        <w:ind w:left="1440" w:hanging="360"/>
        <w:rPr>
          <w:rFonts w:ascii="Inter" w:cs="Inter" w:eastAsia="Inter" w:hAnsi="Inter"/>
        </w:rPr>
      </w:pPr>
      <w:r w:rsidDel="00000000" w:rsidR="00000000" w:rsidRPr="00000000">
        <w:rPr>
          <w:rFonts w:ascii="Inter" w:cs="Inter" w:eastAsia="Inter" w:hAnsi="Inter"/>
          <w:rtl w:val="0"/>
        </w:rPr>
        <w:t xml:space="preserve">Items damaged due to improper use or mishandling are not eligible for return.</w:t>
      </w:r>
    </w:p>
    <w:p w:rsidR="00000000" w:rsidDel="00000000" w:rsidP="00000000" w:rsidRDefault="00000000" w:rsidRPr="00000000" w14:paraId="00000132">
      <w:pPr>
        <w:pStyle w:val="Heading4"/>
        <w:keepNext w:val="0"/>
        <w:keepLines w:val="0"/>
        <w:spacing w:line="240" w:lineRule="auto"/>
        <w:jc w:val="both"/>
        <w:rPr>
          <w:rFonts w:ascii="Inter" w:cs="Inter" w:eastAsia="Inter" w:hAnsi="Inter"/>
          <w:sz w:val="22"/>
          <w:szCs w:val="22"/>
        </w:rPr>
      </w:pPr>
      <w:bookmarkStart w:colFirst="0" w:colLast="0" w:name="_lyit8ec14aon" w:id="12"/>
      <w:bookmarkEnd w:id="12"/>
      <w:r w:rsidDel="00000000" w:rsidR="00000000" w:rsidRPr="00000000">
        <w:rPr>
          <w:rFonts w:ascii="Inter" w:cs="Inter" w:eastAsia="Inter" w:hAnsi="Inter"/>
          <w:sz w:val="22"/>
          <w:szCs w:val="22"/>
          <w:rtl w:val="0"/>
        </w:rPr>
        <w:t xml:space="preserve">Return Process</w:t>
      </w:r>
    </w:p>
    <w:p w:rsidR="00000000" w:rsidDel="00000000" w:rsidP="00000000" w:rsidRDefault="00000000" w:rsidRPr="00000000" w14:paraId="00000133">
      <w:pPr>
        <w:numPr>
          <w:ilvl w:val="0"/>
          <w:numId w:val="11"/>
        </w:numPr>
        <w:spacing w:after="0" w:afterAutospacing="0" w:before="240" w:lin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Contact Us</w:t>
      </w:r>
      <w:r w:rsidDel="00000000" w:rsidR="00000000" w:rsidRPr="00000000">
        <w:rPr>
          <w:rFonts w:ascii="Inter" w:cs="Inter" w:eastAsia="Inter" w:hAnsi="Inter"/>
          <w:rtl w:val="0"/>
        </w:rPr>
        <w:t xml:space="preserve">:</w:t>
      </w:r>
    </w:p>
    <w:p w:rsidR="00000000" w:rsidDel="00000000" w:rsidP="00000000" w:rsidRDefault="00000000" w:rsidRPr="00000000" w14:paraId="00000134">
      <w:pPr>
        <w:numPr>
          <w:ilvl w:val="1"/>
          <w:numId w:val="11"/>
        </w:numPr>
        <w:spacing w:after="0" w:afterAutospacing="0" w:before="0" w:beforeAutospacing="0" w:line="240" w:lineRule="auto"/>
        <w:ind w:left="1440" w:hanging="360"/>
        <w:rPr>
          <w:rFonts w:ascii="Inter" w:cs="Inter" w:eastAsia="Inter" w:hAnsi="Inter"/>
        </w:rPr>
      </w:pPr>
      <w:r w:rsidDel="00000000" w:rsidR="00000000" w:rsidRPr="00000000">
        <w:rPr>
          <w:rFonts w:ascii="Inter" w:cs="Inter" w:eastAsia="Inter" w:hAnsi="Inter"/>
          <w:rtl w:val="0"/>
        </w:rPr>
        <w:t xml:space="preserve">Before returning an item, contact our customer support team at alibek@arcaero.ai to initiate the process.</w:t>
      </w:r>
    </w:p>
    <w:p w:rsidR="00000000" w:rsidDel="00000000" w:rsidP="00000000" w:rsidRDefault="00000000" w:rsidRPr="00000000" w14:paraId="00000135">
      <w:pPr>
        <w:numPr>
          <w:ilvl w:val="1"/>
          <w:numId w:val="11"/>
        </w:numPr>
        <w:spacing w:after="0" w:afterAutospacing="0" w:before="0" w:beforeAutospacing="0" w:line="240" w:lineRule="auto"/>
        <w:ind w:left="1440" w:hanging="360"/>
        <w:rPr>
          <w:rFonts w:ascii="Inter" w:cs="Inter" w:eastAsia="Inter" w:hAnsi="Inter"/>
        </w:rPr>
      </w:pPr>
      <w:r w:rsidDel="00000000" w:rsidR="00000000" w:rsidRPr="00000000">
        <w:rPr>
          <w:rFonts w:ascii="Inter" w:cs="Inter" w:eastAsia="Inter" w:hAnsi="Inter"/>
          <w:rtl w:val="0"/>
        </w:rPr>
        <w:t xml:space="preserve">You will receive a Return Authorization (RA) number, which must be included with your return.</w:t>
      </w:r>
    </w:p>
    <w:p w:rsidR="00000000" w:rsidDel="00000000" w:rsidP="00000000" w:rsidRDefault="00000000" w:rsidRPr="00000000" w14:paraId="00000136">
      <w:pPr>
        <w:numPr>
          <w:ilvl w:val="0"/>
          <w:numId w:val="11"/>
        </w:numPr>
        <w:spacing w:after="0" w:afterAutospacing="0" w:before="0" w:beforeAutospacing="0" w:lin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Packaging</w:t>
      </w:r>
      <w:r w:rsidDel="00000000" w:rsidR="00000000" w:rsidRPr="00000000">
        <w:rPr>
          <w:rFonts w:ascii="Inter" w:cs="Inter" w:eastAsia="Inter" w:hAnsi="Inter"/>
          <w:rtl w:val="0"/>
        </w:rPr>
        <w:t xml:space="preserve">:</w:t>
      </w:r>
    </w:p>
    <w:p w:rsidR="00000000" w:rsidDel="00000000" w:rsidP="00000000" w:rsidRDefault="00000000" w:rsidRPr="00000000" w14:paraId="00000137">
      <w:pPr>
        <w:numPr>
          <w:ilvl w:val="1"/>
          <w:numId w:val="11"/>
        </w:numPr>
        <w:spacing w:after="0" w:afterAutospacing="0" w:before="0" w:beforeAutospacing="0" w:line="240" w:lineRule="auto"/>
        <w:ind w:left="1440" w:hanging="360"/>
        <w:rPr>
          <w:rFonts w:ascii="Inter" w:cs="Inter" w:eastAsia="Inter" w:hAnsi="Inter"/>
        </w:rPr>
      </w:pPr>
      <w:r w:rsidDel="00000000" w:rsidR="00000000" w:rsidRPr="00000000">
        <w:rPr>
          <w:rFonts w:ascii="Inter" w:cs="Inter" w:eastAsia="Inter" w:hAnsi="Inter"/>
          <w:rtl w:val="0"/>
        </w:rPr>
        <w:t xml:space="preserve">Ensure the product is securely packaged to prevent damage during transit.</w:t>
      </w:r>
    </w:p>
    <w:p w:rsidR="00000000" w:rsidDel="00000000" w:rsidP="00000000" w:rsidRDefault="00000000" w:rsidRPr="00000000" w14:paraId="00000138">
      <w:pPr>
        <w:numPr>
          <w:ilvl w:val="0"/>
          <w:numId w:val="11"/>
        </w:numPr>
        <w:spacing w:after="0" w:afterAutospacing="0" w:before="0" w:beforeAutospacing="0" w:lin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Shipping</w:t>
      </w:r>
      <w:r w:rsidDel="00000000" w:rsidR="00000000" w:rsidRPr="00000000">
        <w:rPr>
          <w:rFonts w:ascii="Inter" w:cs="Inter" w:eastAsia="Inter" w:hAnsi="Inter"/>
          <w:rtl w:val="0"/>
        </w:rPr>
        <w:t xml:space="preserve">:</w:t>
      </w:r>
    </w:p>
    <w:p w:rsidR="00000000" w:rsidDel="00000000" w:rsidP="00000000" w:rsidRDefault="00000000" w:rsidRPr="00000000" w14:paraId="00000139">
      <w:pPr>
        <w:numPr>
          <w:ilvl w:val="1"/>
          <w:numId w:val="11"/>
        </w:numPr>
        <w:spacing w:after="240" w:before="0" w:beforeAutospacing="0" w:line="240" w:lineRule="auto"/>
        <w:ind w:left="1440" w:hanging="360"/>
        <w:rPr>
          <w:rFonts w:ascii="Inter" w:cs="Inter" w:eastAsia="Inter" w:hAnsi="Inter"/>
        </w:rPr>
      </w:pPr>
      <w:r w:rsidDel="00000000" w:rsidR="00000000" w:rsidRPr="00000000">
        <w:rPr>
          <w:rFonts w:ascii="Inter" w:cs="Inter" w:eastAsia="Inter" w:hAnsi="Inter"/>
          <w:rtl w:val="0"/>
        </w:rPr>
        <w:t xml:space="preserve">Ship the product to the address provided by our support team. Customers are responsible for return shipping costs unless the return is due to a defective or incorrect product.</w:t>
      </w:r>
    </w:p>
    <w:p w:rsidR="00000000" w:rsidDel="00000000" w:rsidP="00000000" w:rsidRDefault="00000000" w:rsidRPr="00000000" w14:paraId="0000013A">
      <w:pPr>
        <w:pStyle w:val="Heading4"/>
        <w:keepNext w:val="0"/>
        <w:keepLines w:val="0"/>
        <w:spacing w:line="240" w:lineRule="auto"/>
        <w:jc w:val="both"/>
        <w:rPr>
          <w:rFonts w:ascii="Inter" w:cs="Inter" w:eastAsia="Inter" w:hAnsi="Inter"/>
          <w:sz w:val="22"/>
          <w:szCs w:val="22"/>
        </w:rPr>
      </w:pPr>
      <w:bookmarkStart w:colFirst="0" w:colLast="0" w:name="_c0jdjsjirgz2" w:id="13"/>
      <w:bookmarkEnd w:id="13"/>
      <w:r w:rsidDel="00000000" w:rsidR="00000000" w:rsidRPr="00000000">
        <w:rPr>
          <w:rFonts w:ascii="Inter" w:cs="Inter" w:eastAsia="Inter" w:hAnsi="Inter"/>
          <w:sz w:val="22"/>
          <w:szCs w:val="22"/>
          <w:rtl w:val="0"/>
        </w:rPr>
        <w:t xml:space="preserve">Refunds</w:t>
      </w:r>
    </w:p>
    <w:p w:rsidR="00000000" w:rsidDel="00000000" w:rsidP="00000000" w:rsidRDefault="00000000" w:rsidRPr="00000000" w14:paraId="0000013B">
      <w:pPr>
        <w:numPr>
          <w:ilvl w:val="0"/>
          <w:numId w:val="3"/>
        </w:numPr>
        <w:spacing w:after="0" w:afterAutospacing="0" w:before="240" w:line="240" w:lineRule="auto"/>
        <w:ind w:left="720" w:hanging="360"/>
        <w:rPr>
          <w:rFonts w:ascii="Inter" w:cs="Inter" w:eastAsia="Inter" w:hAnsi="Inter"/>
        </w:rPr>
      </w:pPr>
      <w:r w:rsidDel="00000000" w:rsidR="00000000" w:rsidRPr="00000000">
        <w:rPr>
          <w:rFonts w:ascii="Inter" w:cs="Inter" w:eastAsia="Inter" w:hAnsi="Inter"/>
          <w:rtl w:val="0"/>
        </w:rPr>
        <w:t xml:space="preserve">Refunds will be processed within </w:t>
      </w:r>
      <w:r w:rsidDel="00000000" w:rsidR="00000000" w:rsidRPr="00000000">
        <w:rPr>
          <w:rFonts w:ascii="Inter" w:cs="Inter" w:eastAsia="Inter" w:hAnsi="Inter"/>
          <w:b w:val="1"/>
          <w:bCs w:val="1"/>
          <w:rtl w:val="0"/>
        </w:rPr>
        <w:t xml:space="preserve">7–10 business days</w:t>
      </w:r>
      <w:r w:rsidDel="00000000" w:rsidR="00000000" w:rsidRPr="00000000">
        <w:rPr>
          <w:rFonts w:ascii="Inter" w:cs="Inter" w:eastAsia="Inter" w:hAnsi="Inter"/>
          <w:rtl w:val="0"/>
        </w:rPr>
        <w:t xml:space="preserve"> of receiving the returned item.</w:t>
      </w:r>
    </w:p>
    <w:p w:rsidR="00000000" w:rsidDel="00000000" w:rsidP="00000000" w:rsidRDefault="00000000" w:rsidRPr="00000000" w14:paraId="0000013C">
      <w:pPr>
        <w:numPr>
          <w:ilvl w:val="0"/>
          <w:numId w:val="3"/>
        </w:numPr>
        <w:spacing w:after="240" w:before="0" w:beforeAutospacing="0" w:line="240" w:lineRule="auto"/>
        <w:ind w:left="720" w:hanging="360"/>
        <w:rPr>
          <w:rFonts w:ascii="Inter" w:cs="Inter" w:eastAsia="Inter" w:hAnsi="Inter"/>
        </w:rPr>
      </w:pPr>
      <w:r w:rsidDel="00000000" w:rsidR="00000000" w:rsidRPr="00000000">
        <w:rPr>
          <w:rFonts w:ascii="Inter" w:cs="Inter" w:eastAsia="Inter" w:hAnsi="Inter"/>
          <w:rtl w:val="0"/>
        </w:rPr>
        <w:t xml:space="preserve">Refunds will be issued to the original payment method used at the time of purchase.</w:t>
      </w:r>
    </w:p>
    <w:p w:rsidR="00000000" w:rsidDel="00000000" w:rsidP="00000000" w:rsidRDefault="00000000" w:rsidRPr="00000000" w14:paraId="0000013D">
      <w:pPr>
        <w:pStyle w:val="Heading4"/>
        <w:keepNext w:val="0"/>
        <w:keepLines w:val="0"/>
        <w:spacing w:line="240" w:lineRule="auto"/>
        <w:jc w:val="both"/>
        <w:rPr>
          <w:rFonts w:ascii="Inter" w:cs="Inter" w:eastAsia="Inter" w:hAnsi="Inter"/>
          <w:sz w:val="22"/>
          <w:szCs w:val="22"/>
        </w:rPr>
      </w:pPr>
      <w:bookmarkStart w:colFirst="0" w:colLast="0" w:name="_oh26b8n0uf4s" w:id="14"/>
      <w:bookmarkEnd w:id="14"/>
      <w:r w:rsidDel="00000000" w:rsidR="00000000" w:rsidRPr="00000000">
        <w:rPr>
          <w:rFonts w:ascii="Inter" w:cs="Inter" w:eastAsia="Inter" w:hAnsi="Inter"/>
          <w:sz w:val="22"/>
          <w:szCs w:val="22"/>
          <w:rtl w:val="0"/>
        </w:rPr>
        <w:t xml:space="preserve">Exchanges</w:t>
      </w:r>
    </w:p>
    <w:p w:rsidR="00000000" w:rsidDel="00000000" w:rsidP="00000000" w:rsidRDefault="00000000" w:rsidRPr="00000000" w14:paraId="0000013E">
      <w:pPr>
        <w:spacing w:after="240" w:before="240" w:line="240" w:lineRule="auto"/>
        <w:jc w:val="both"/>
        <w:rPr>
          <w:rFonts w:ascii="Inter" w:cs="Inter" w:eastAsia="Inter" w:hAnsi="Inter"/>
        </w:rPr>
      </w:pPr>
      <w:r w:rsidDel="00000000" w:rsidR="00000000" w:rsidRPr="00000000">
        <w:rPr>
          <w:rFonts w:ascii="Inter" w:cs="Inter" w:eastAsia="Inter" w:hAnsi="Inter"/>
          <w:rtl w:val="0"/>
        </w:rPr>
        <w:t xml:space="preserve">If you wish to exchange your product for a different model or replacement, please contact our support team. Exchanges are subject to product availability and must meet the return eligibility criteria.</w:t>
      </w:r>
    </w:p>
    <w:p w:rsidR="00000000" w:rsidDel="00000000" w:rsidP="00000000" w:rsidRDefault="00000000" w:rsidRPr="00000000" w14:paraId="0000013F">
      <w:pPr>
        <w:pStyle w:val="Heading4"/>
        <w:keepNext w:val="0"/>
        <w:keepLines w:val="0"/>
        <w:spacing w:line="240" w:lineRule="auto"/>
        <w:jc w:val="both"/>
        <w:rPr>
          <w:rFonts w:ascii="Inter" w:cs="Inter" w:eastAsia="Inter" w:hAnsi="Inter"/>
          <w:sz w:val="22"/>
          <w:szCs w:val="22"/>
        </w:rPr>
      </w:pPr>
      <w:bookmarkStart w:colFirst="0" w:colLast="0" w:name="_p1m7io42eixr" w:id="15"/>
      <w:bookmarkEnd w:id="15"/>
      <w:r w:rsidDel="00000000" w:rsidR="00000000" w:rsidRPr="00000000">
        <w:rPr>
          <w:rFonts w:ascii="Inter" w:cs="Inter" w:eastAsia="Inter" w:hAnsi="Inter"/>
          <w:sz w:val="22"/>
          <w:szCs w:val="22"/>
          <w:rtl w:val="0"/>
        </w:rPr>
        <w:t xml:space="preserve">Defective or Damaged Products</w:t>
      </w:r>
    </w:p>
    <w:p w:rsidR="00000000" w:rsidDel="00000000" w:rsidP="00000000" w:rsidRDefault="00000000" w:rsidRPr="00000000" w14:paraId="00000140">
      <w:pPr>
        <w:numPr>
          <w:ilvl w:val="0"/>
          <w:numId w:val="1"/>
        </w:numPr>
        <w:spacing w:after="240" w:before="240" w:line="240" w:lineRule="auto"/>
        <w:ind w:left="720" w:hanging="360"/>
        <w:rPr>
          <w:rFonts w:ascii="Inter" w:cs="Inter" w:eastAsia="Inter" w:hAnsi="Inter"/>
        </w:rPr>
      </w:pPr>
      <w:r w:rsidDel="00000000" w:rsidR="00000000" w:rsidRPr="00000000">
        <w:rPr>
          <w:rFonts w:ascii="Inter" w:cs="Inter" w:eastAsia="Inter" w:hAnsi="Inter"/>
          <w:rtl w:val="0"/>
        </w:rPr>
        <w:t xml:space="preserve">If your product arrives damaged or defective, please contact us within </w:t>
      </w:r>
      <w:r w:rsidDel="00000000" w:rsidR="00000000" w:rsidRPr="00000000">
        <w:rPr>
          <w:rFonts w:ascii="Inter" w:cs="Inter" w:eastAsia="Inter" w:hAnsi="Inter"/>
          <w:b w:val="1"/>
          <w:bCs w:val="1"/>
          <w:rtl w:val="0"/>
        </w:rPr>
        <w:t xml:space="preserve">7 days</w:t>
      </w:r>
      <w:r w:rsidDel="00000000" w:rsidR="00000000" w:rsidRPr="00000000">
        <w:rPr>
          <w:rFonts w:ascii="Inter" w:cs="Inter" w:eastAsia="Inter" w:hAnsi="Inter"/>
          <w:rtl w:val="0"/>
        </w:rPr>
        <w:t xml:space="preserve"> of receipt for assistance. We will provide a replacement or full refund after verifying the issue.</w:t>
      </w: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w:cs="Times" w:eastAsia="Times" w:hAnsi="Times"/>
          <w:b w:val="1"/>
          <w:bCs w:val="1"/>
          <w:color w:val="4ea34e"/>
          <w:sz w:val="24"/>
          <w:szCs w:val="24"/>
          <w:highlight w:val="white"/>
        </w:rPr>
      </w:pPr>
      <w:r w:rsidDel="00000000" w:rsidR="00000000" w:rsidRPr="00000000">
        <w:rPr>
          <w:rtl w:val="0"/>
        </w:rPr>
      </w:r>
    </w:p>
    <w:sectPr>
      <w:headerReference r:id="rId9" w:type="default"/>
      <w:footerReference r:id="rId10" w:type="default"/>
      <w:pgSz w:h="15840" w:w="12240" w:orient="portrait"/>
      <w:pgMar w:bottom="1440" w:top="1440" w:left="1440" w:right="1440" w:header="5"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spacing w:after="0" w:line="240" w:lineRule="auto"/>
      <w:jc w:val="center"/>
      <w:rPr>
        <w:rFonts w:ascii="Times" w:cs="Times" w:eastAsia="Times" w:hAnsi="Times"/>
        <w:i w:val="1"/>
        <w:iCs w:val="1"/>
        <w:color w:val="000000"/>
        <w:sz w:val="20"/>
        <w:szCs w:val="20"/>
      </w:rPr>
    </w:pPr>
    <w:r w:rsidDel="00000000" w:rsidR="00000000" w:rsidRPr="00000000">
      <w:rPr>
        <w:rFonts w:ascii="Times" w:cs="Times" w:eastAsia="Times" w:hAnsi="Times"/>
        <w:i w:val="1"/>
        <w:iCs w:val="1"/>
        <w:color w:val="000000"/>
        <w:sz w:val="20"/>
        <w:szCs w:val="20"/>
        <w:rtl w:val="0"/>
      </w:rPr>
      <w:t xml:space="preserve">____________________________________________________________________________________</w:t>
    </w:r>
  </w:p>
  <w:p w:rsidR="00000000" w:rsidDel="00000000" w:rsidP="00000000" w:rsidRDefault="00000000" w:rsidRPr="00000000" w14:paraId="0000014F">
    <w:pPr>
      <w:spacing w:after="0" w:line="240" w:lineRule="auto"/>
      <w:jc w:val="center"/>
      <w:rPr>
        <w:rFonts w:ascii="Times" w:cs="Times" w:eastAsia="Times" w:hAnsi="Times"/>
        <w:i w:val="1"/>
        <w:iCs w:val="1"/>
        <w:color w:val="000000"/>
        <w:sz w:val="20"/>
        <w:szCs w:val="20"/>
      </w:rPr>
    </w:pPr>
    <w:r w:rsidDel="00000000" w:rsidR="00000000" w:rsidRPr="00000000">
      <w:rPr>
        <w:rFonts w:ascii="Times" w:cs="Times" w:eastAsia="Times" w:hAnsi="Times"/>
        <w:i w:val="1"/>
        <w:iCs w:val="1"/>
        <w:sz w:val="20"/>
        <w:szCs w:val="20"/>
        <w:rtl w:val="0"/>
      </w:rPr>
      <w:t xml:space="preserve">ARC</w:t>
    </w:r>
    <w:r w:rsidDel="00000000" w:rsidR="00000000" w:rsidRPr="00000000">
      <w:rPr>
        <w:rFonts w:ascii="Times" w:cs="Times" w:eastAsia="Times" w:hAnsi="Times"/>
        <w:i w:val="1"/>
        <w:iCs w:val="1"/>
        <w:color w:val="000000"/>
        <w:sz w:val="20"/>
        <w:szCs w:val="20"/>
        <w:rtl w:val="0"/>
      </w:rPr>
      <w:t xml:space="preserve"> – Proprietary Information. Use or disclosure of data contained on this sheet is subject to the restrictions on the title page of this volume</w:t>
    </w:r>
  </w:p>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w:cs="Times" w:eastAsia="Times" w:hAnsi="Times"/>
        <w:color w:val="000000"/>
      </w:rPr>
    </w:pPr>
    <w:r w:rsidDel="00000000" w:rsidR="00000000" w:rsidRPr="00000000">
      <w:rPr>
        <w:rFonts w:ascii="Times" w:cs="Times" w:eastAsia="Times" w:hAnsi="Times"/>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0" w:line="276" w:lineRule="auto"/>
      <w:rPr>
        <w:rFonts w:ascii="Times" w:cs="Times" w:eastAsia="Times" w:hAnsi="Times"/>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w:cs="Times" w:eastAsia="Times" w:hAnsi="Times"/>
        <w:sz w:val="24"/>
        <w:szCs w:val="24"/>
      </w:rPr>
    </w:pPr>
    <w:r w:rsidDel="00000000" w:rsidR="00000000" w:rsidRPr="00000000">
      <w:rPr>
        <w:rtl w:val="0"/>
      </w:rPr>
    </w:r>
  </w:p>
  <w:tbl>
    <w:tblPr>
      <w:tblStyle w:val="Table9"/>
      <w:tblW w:w="10170.0" w:type="dxa"/>
      <w:jc w:val="left"/>
      <w:tblInd w:w="-3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14"/>
      <w:gridCol w:w="656"/>
      <w:gridCol w:w="2500"/>
      <w:tblGridChange w:id="0">
        <w:tblGrid>
          <w:gridCol w:w="7014"/>
          <w:gridCol w:w="656"/>
          <w:gridCol w:w="2500"/>
        </w:tblGrid>
      </w:tblGridChange>
    </w:tblGrid>
    <w:tr>
      <w:trPr>
        <w:cantSplit w:val="0"/>
        <w:trHeight w:val="534" w:hRule="atLeast"/>
        <w:tblHeader w:val="0"/>
      </w:trPr>
      <w:tc>
        <w:tcPr>
          <w:vMerge w:val="restart"/>
          <w:shd w:fill="auto" w:val="clear"/>
        </w:tcPr>
        <w:p w:rsidR="00000000" w:rsidDel="00000000" w:rsidP="00000000" w:rsidRDefault="00000000" w:rsidRPr="00000000" w14:paraId="00000144">
          <w:pPr>
            <w:tabs>
              <w:tab w:val="center" w:leader="none" w:pos="4680"/>
              <w:tab w:val="right" w:leader="none" w:pos="9360"/>
            </w:tabs>
            <w:rPr>
              <w:rFonts w:ascii="Times" w:cs="Times" w:eastAsia="Times" w:hAnsi="Times"/>
              <w:sz w:val="24"/>
              <w:szCs w:val="24"/>
            </w:rPr>
          </w:pPr>
          <w:r w:rsidDel="00000000" w:rsidR="00000000" w:rsidRPr="00000000">
            <w:rPr>
              <w:rFonts w:ascii="Times" w:cs="Times" w:eastAsia="Times" w:hAnsi="Times"/>
              <w:sz w:val="24"/>
              <w:szCs w:val="24"/>
            </w:rPr>
            <w:drawing>
              <wp:inline distB="0" distT="0" distL="0" distR="0">
                <wp:extent cx="2204358" cy="1097280"/>
                <wp:effectExtent b="0" l="0" r="0" t="0"/>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204358" cy="109728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145">
          <w:pPr>
            <w:tabs>
              <w:tab w:val="center" w:leader="none" w:pos="4680"/>
              <w:tab w:val="right" w:leader="none" w:pos="9360"/>
            </w:tabs>
            <w:rPr>
              <w:rFonts w:ascii="Times" w:cs="Times" w:eastAsia="Times" w:hAnsi="Times"/>
              <w:sz w:val="24"/>
              <w:szCs w:val="24"/>
            </w:rPr>
          </w:pPr>
          <w:r w:rsidDel="00000000" w:rsidR="00000000" w:rsidRPr="00000000">
            <w:rPr>
              <w:rFonts w:ascii="Times" w:cs="Times" w:eastAsia="Times" w:hAnsi="Times"/>
              <w:sz w:val="24"/>
              <w:szCs w:val="24"/>
            </w:rPr>
            <w:drawing>
              <wp:inline distB="0" distT="0" distL="0" distR="0">
                <wp:extent cx="274320" cy="274320"/>
                <wp:effectExtent b="0" l="0" r="0" t="0"/>
                <wp:docPr descr="Receiver with solid fill" id="3" name="image3.png"/>
                <a:graphic>
                  <a:graphicData uri="http://schemas.openxmlformats.org/drawingml/2006/picture">
                    <pic:pic>
                      <pic:nvPicPr>
                        <pic:cNvPr descr="Receiver with solid fill" id="0" name="image3.pn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146">
          <w:pPr>
            <w:tabs>
              <w:tab w:val="center" w:leader="none" w:pos="4680"/>
              <w:tab w:val="right" w:leader="none" w:pos="9360"/>
            </w:tabs>
            <w:rPr/>
          </w:pPr>
          <w:r w:rsidDel="00000000" w:rsidR="00000000" w:rsidRPr="00000000">
            <w:rPr>
              <w:rtl w:val="0"/>
            </w:rPr>
            <w:t xml:space="preserve">+1 (510) 203.3825 </w:t>
          </w:r>
        </w:p>
      </w:tc>
    </w:tr>
    <w:tr>
      <w:trPr>
        <w:cantSplit w:val="0"/>
        <w:trHeight w:val="534" w:hRule="atLeast"/>
        <w:tblHeader w:val="0"/>
      </w:trPr>
      <w:tc>
        <w:tcPr>
          <w:vMerge w:val="continue"/>
          <w:shd w:fill="auto"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48">
          <w:pPr>
            <w:tabs>
              <w:tab w:val="center" w:leader="none" w:pos="4680"/>
              <w:tab w:val="right" w:leader="none" w:pos="9360"/>
            </w:tabs>
            <w:rPr>
              <w:rFonts w:ascii="Times" w:cs="Times" w:eastAsia="Times" w:hAnsi="Times"/>
              <w:sz w:val="24"/>
              <w:szCs w:val="24"/>
            </w:rPr>
          </w:pPr>
          <w:r w:rsidDel="00000000" w:rsidR="00000000" w:rsidRPr="00000000">
            <w:rPr>
              <w:rFonts w:ascii="Times" w:cs="Times" w:eastAsia="Times" w:hAnsi="Times"/>
              <w:sz w:val="24"/>
              <w:szCs w:val="24"/>
            </w:rPr>
            <w:drawing>
              <wp:inline distB="0" distT="0" distL="0" distR="0">
                <wp:extent cx="274320" cy="274320"/>
                <wp:effectExtent b="0" l="0" r="0" t="0"/>
                <wp:docPr descr="Envelope with solid fill" id="5" name="image2.png"/>
                <a:graphic>
                  <a:graphicData uri="http://schemas.openxmlformats.org/drawingml/2006/picture">
                    <pic:pic>
                      <pic:nvPicPr>
                        <pic:cNvPr descr="Envelope with solid fill" id="0" name="image2.png"/>
                        <pic:cNvPicPr preferRelativeResize="0"/>
                      </pic:nvPicPr>
                      <pic:blipFill>
                        <a:blip r:embed="rId3"/>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149">
          <w:pPr>
            <w:tabs>
              <w:tab w:val="center" w:leader="none" w:pos="4680"/>
              <w:tab w:val="right" w:leader="none" w:pos="9360"/>
            </w:tabs>
            <w:rPr>
              <w:rFonts w:ascii="Inter" w:cs="Inter" w:eastAsia="Inter" w:hAnsi="Inter"/>
            </w:rPr>
          </w:pPr>
          <w:r w:rsidDel="00000000" w:rsidR="00000000" w:rsidRPr="00000000">
            <w:rPr>
              <w:rFonts w:ascii="Inter" w:cs="Inter" w:eastAsia="Inter" w:hAnsi="Inter"/>
              <w:rtl w:val="0"/>
            </w:rPr>
            <w:t xml:space="preserve">asel@</w:t>
          </w:r>
          <w:r w:rsidDel="00000000" w:rsidR="00000000" w:rsidRPr="00000000">
            <w:rPr>
              <w:rtl w:val="0"/>
            </w:rPr>
            <w:t xml:space="preserve">arcaero.ai</w:t>
          </w:r>
          <w:r w:rsidDel="00000000" w:rsidR="00000000" w:rsidRPr="00000000">
            <w:rPr>
              <w:rtl w:val="0"/>
            </w:rPr>
          </w:r>
        </w:p>
      </w:tc>
    </w:tr>
    <w:tr>
      <w:trPr>
        <w:cantSplit w:val="0"/>
        <w:trHeight w:val="453" w:hRule="atLeast"/>
        <w:tblHeader w:val="0"/>
      </w:trPr>
      <w:tc>
        <w:tcPr>
          <w:vMerge w:val="continue"/>
          <w:shd w:fill="auto"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r w:rsidDel="00000000" w:rsidR="00000000" w:rsidRPr="00000000">
            <w:rPr>
              <w:rtl w:val="0"/>
            </w:rPr>
          </w:r>
        </w:p>
      </w:tc>
      <w:tc>
        <w:tcPr>
          <w:shd w:fill="auto" w:val="clear"/>
          <w:vAlign w:val="center"/>
        </w:tcPr>
        <w:p w:rsidR="00000000" w:rsidDel="00000000" w:rsidP="00000000" w:rsidRDefault="00000000" w:rsidRPr="00000000" w14:paraId="0000014B">
          <w:pPr>
            <w:tabs>
              <w:tab w:val="center" w:leader="none" w:pos="4680"/>
              <w:tab w:val="right" w:leader="none" w:pos="9360"/>
            </w:tabs>
            <w:rPr>
              <w:rFonts w:ascii="Times" w:cs="Times" w:eastAsia="Times" w:hAnsi="Times"/>
              <w:sz w:val="24"/>
              <w:szCs w:val="24"/>
            </w:rPr>
          </w:pPr>
          <w:r w:rsidDel="00000000" w:rsidR="00000000" w:rsidRPr="00000000">
            <w:rPr>
              <w:rFonts w:ascii="Times" w:cs="Times" w:eastAsia="Times" w:hAnsi="Times"/>
              <w:sz w:val="24"/>
              <w:szCs w:val="24"/>
            </w:rPr>
            <w:drawing>
              <wp:inline distB="0" distT="0" distL="0" distR="0">
                <wp:extent cx="274320" cy="274320"/>
                <wp:effectExtent b="0" l="0" r="0" t="0"/>
                <wp:docPr descr="Marker with solid fill" id="4" name="image1.png"/>
                <a:graphic>
                  <a:graphicData uri="http://schemas.openxmlformats.org/drawingml/2006/picture">
                    <pic:pic>
                      <pic:nvPicPr>
                        <pic:cNvPr descr="Marker with solid fill" id="0" name="image1.png"/>
                        <pic:cNvPicPr preferRelativeResize="0"/>
                      </pic:nvPicPr>
                      <pic:blipFill>
                        <a:blip r:embed="rId4"/>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14C">
          <w:pPr>
            <w:tabs>
              <w:tab w:val="center" w:leader="none" w:pos="4680"/>
              <w:tab w:val="right" w:leader="none" w:pos="9360"/>
            </w:tabs>
            <w:rPr/>
          </w:pPr>
          <w:r w:rsidDel="00000000" w:rsidR="00000000" w:rsidRPr="00000000">
            <w:rPr>
              <w:rtl w:val="0"/>
            </w:rPr>
            <w:t xml:space="preserve">440 N Wolfe Rd, Sunnyvale, CA 94085</w:t>
          </w:r>
        </w:p>
      </w:tc>
    </w:tr>
  </w:tbl>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w:cs="Times" w:eastAsia="Times" w:hAnsi="Times"/>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rFonts w:ascii="Courier New" w:cs="Courier New" w:eastAsia="Courier New" w:hAnsi="Courier New"/>
      </w:rPr>
    </w:lvl>
    <w:lvl w:ilvl="1">
      <w:start w:val="1"/>
      <w:numFmt w:val="bullet"/>
      <w:lvlText w:val="○"/>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pPr>
    <w:rPr>
      <w:rFonts w:ascii="Helvetica Neue" w:cs="Helvetica Neue" w:eastAsia="Helvetica Neue" w:hAnsi="Helvetica Neue"/>
      <w:b w:val="1"/>
      <w:bCs w:val="1"/>
      <w:color w:val="538135"/>
    </w:rPr>
  </w:style>
  <w:style w:type="paragraph" w:styleId="Heading2">
    <w:name w:val="heading 2"/>
    <w:basedOn w:val="Normal"/>
    <w:next w:val="Normal"/>
    <w:pPr>
      <w:keepNext w:val="1"/>
      <w:keepLines w:val="1"/>
      <w:spacing w:after="0" w:line="240" w:lineRule="auto"/>
    </w:pPr>
    <w:rPr>
      <w:rFonts w:ascii="Times" w:cs="Times" w:eastAsia="Times" w:hAnsi="Times"/>
      <w:b w:val="1"/>
      <w:bCs w:val="1"/>
      <w:color w:val="ffffff"/>
      <w:sz w:val="24"/>
      <w:szCs w:val="24"/>
    </w:rPr>
  </w:style>
  <w:style w:type="paragraph" w:styleId="Heading3">
    <w:name w:val="heading 3"/>
    <w:basedOn w:val="Normal"/>
    <w:next w:val="Normal"/>
    <w:pPr>
      <w:keepNext w:val="1"/>
      <w:keepLines w:val="1"/>
      <w:spacing w:after="0" w:line="240" w:lineRule="auto"/>
    </w:pPr>
    <w:rPr>
      <w:rFonts w:ascii="Times" w:cs="Times" w:eastAsia="Times" w:hAnsi="Times"/>
      <w:b w:val="1"/>
      <w:bCs w:val="1"/>
      <w:color w:val="538135"/>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pPr>
      <w:spacing w:after="0" w:line="240" w:lineRule="auto"/>
    </w:pPr>
    <w:rPr>
      <w:rFonts w:ascii="Inter" w:cs="Inter" w:eastAsia="Inter" w:hAnsi="Inter"/>
      <w:color w:val="000000"/>
    </w:rPr>
    <w:tblPr>
      <w:tblStyleRowBandSize w:val="1"/>
      <w:tblStyleColBandSize w:val="1"/>
      <w:tblCellMar>
        <w:top w:w="0.0" w:type="dxa"/>
        <w:left w:w="115.0" w:type="dxa"/>
        <w:bottom w:w="0.0" w:type="dxa"/>
        <w:right w:w="115.0" w:type="dxa"/>
      </w:tblCellMar>
    </w:tblPr>
    <w:tcPr>
      <w:shd w:fill="badbba" w:val="clear"/>
    </w:tcPr>
    <w:tblStylePr w:type="band1Horz">
      <w:pPr>
        <w:jc w:val="left"/>
      </w:pPr>
      <w:rPr>
        <w:rFonts w:ascii="Inter" w:cs="Inter" w:eastAsia="Inter" w:hAnsi="Inter"/>
      </w:r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asel@arcuas.io" TargetMode="External"/><Relationship Id="rId7" Type="http://schemas.openxmlformats.org/officeDocument/2006/relationships/hyperlink" Target="mailto:alibek@arcuas.io"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